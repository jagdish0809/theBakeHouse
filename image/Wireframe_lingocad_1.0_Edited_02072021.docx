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2C1005" w14:paraId="7D08954F" w14:textId="77777777" w:rsidTr="002C1005">
        <w:tc>
          <w:tcPr>
            <w:tcW w:w="4788" w:type="dxa"/>
          </w:tcPr>
          <w:p w14:paraId="5805BD7F" w14:textId="77777777" w:rsidR="002C1005" w:rsidRDefault="003B2B19">
            <w:r>
              <w:t xml:space="preserve">Logo is done and approved. </w:t>
            </w:r>
          </w:p>
          <w:p w14:paraId="0F55B502" w14:textId="77777777" w:rsidR="003B2B19" w:rsidRDefault="003B2B19">
            <w:r>
              <w:t xml:space="preserve">Icon is pending, will be given later. </w:t>
            </w:r>
          </w:p>
          <w:p w14:paraId="3B491C14" w14:textId="77777777" w:rsidR="00FF0024" w:rsidRDefault="00FF0024"/>
          <w:p w14:paraId="34E98585" w14:textId="660DD249" w:rsidR="00FF0024" w:rsidRDefault="00FF0024"/>
        </w:tc>
        <w:tc>
          <w:tcPr>
            <w:tcW w:w="4788" w:type="dxa"/>
          </w:tcPr>
          <w:p w14:paraId="7DB3FD47" w14:textId="0863181C" w:rsidR="002C1005" w:rsidRDefault="002C1005">
            <w:r>
              <w:rPr>
                <w:noProof/>
              </w:rPr>
              <w:drawing>
                <wp:inline distT="0" distB="0" distL="0" distR="0" wp14:anchorId="01067024" wp14:editId="308DFAC8">
                  <wp:extent cx="1887737" cy="3358743"/>
                  <wp:effectExtent l="152400" t="114300" r="132080" b="14668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4320" cy="3370455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AA1F03" w14:textId="60A916C0" w:rsidR="0064073E" w:rsidRDefault="0064073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2C1005" w14:paraId="2F592F41" w14:textId="77777777" w:rsidTr="00D51403">
        <w:tc>
          <w:tcPr>
            <w:tcW w:w="4788" w:type="dxa"/>
          </w:tcPr>
          <w:p w14:paraId="0DBFAB13" w14:textId="77777777" w:rsidR="002C1005" w:rsidRDefault="00310EC7" w:rsidP="00D51403">
            <w:pPr>
              <w:rPr>
                <w:ins w:id="0" w:author="Kaushalesh Kabra" w:date="2021-07-02T17:04:00Z"/>
              </w:rPr>
            </w:pPr>
            <w:r>
              <w:t>Next Button should also be there</w:t>
            </w:r>
            <w:r w:rsidR="00FF0024">
              <w:t xml:space="preserve"> (Incorporated)</w:t>
            </w:r>
          </w:p>
          <w:p w14:paraId="0F65001B" w14:textId="77777777" w:rsidR="001A24B9" w:rsidRDefault="001A24B9" w:rsidP="00D51403">
            <w:pPr>
              <w:rPr>
                <w:ins w:id="1" w:author="Kaushalesh Kabra" w:date="2021-07-02T17:05:00Z"/>
              </w:rPr>
            </w:pPr>
            <w:ins w:id="2" w:author="Kaushalesh Kabra" w:date="2021-07-02T17:04:00Z">
              <w:r>
                <w:t xml:space="preserve">Skip Button was also told to be </w:t>
              </w:r>
              <w:proofErr w:type="gramStart"/>
              <w:r>
                <w:t>incor</w:t>
              </w:r>
            </w:ins>
            <w:ins w:id="3" w:author="Kaushalesh Kabra" w:date="2021-07-02T17:05:00Z">
              <w:r>
                <w:t>porated</w:t>
              </w:r>
              <w:proofErr w:type="gramEnd"/>
            </w:ins>
          </w:p>
          <w:p w14:paraId="149D5C24" w14:textId="77777777" w:rsidR="001A24B9" w:rsidRDefault="001A24B9" w:rsidP="00D51403">
            <w:pPr>
              <w:rPr>
                <w:ins w:id="4" w:author="Kaushalesh Kabra" w:date="2021-07-02T17:05:00Z"/>
              </w:rPr>
            </w:pPr>
          </w:p>
          <w:p w14:paraId="19A5550E" w14:textId="77777777" w:rsidR="001A24B9" w:rsidRDefault="001A24B9" w:rsidP="00D51403">
            <w:pPr>
              <w:rPr>
                <w:ins w:id="5" w:author="Anand Jha" w:date="2021-07-03T08:49:00Z"/>
              </w:rPr>
            </w:pPr>
            <w:ins w:id="6" w:author="Kaushalesh Kabra" w:date="2021-07-02T17:05:00Z">
              <w:r>
                <w:t xml:space="preserve">Next button would take to the next slide out of </w:t>
              </w:r>
              <w:proofErr w:type="gramStart"/>
              <w:r>
                <w:t>those 5 slide</w:t>
              </w:r>
              <w:proofErr w:type="gramEnd"/>
              <w:r>
                <w:t xml:space="preserve"> whereas Skip button would take to login page</w:t>
              </w:r>
            </w:ins>
          </w:p>
          <w:p w14:paraId="409770C2" w14:textId="46A4EFC6" w:rsidR="007460C5" w:rsidRPr="00060A11" w:rsidRDefault="00060A11" w:rsidP="00D51403">
            <w:pPr>
              <w:rPr>
                <w:ins w:id="7" w:author="Anand Jha" w:date="2021-07-03T08:49:00Z"/>
                <w:b/>
                <w:bCs/>
                <w:rPrChange w:id="8" w:author="Anand Jha" w:date="2021-07-03T08:49:00Z">
                  <w:rPr>
                    <w:ins w:id="9" w:author="Anand Jha" w:date="2021-07-03T08:49:00Z"/>
                  </w:rPr>
                </w:rPrChange>
              </w:rPr>
            </w:pPr>
            <w:ins w:id="10" w:author="Anand Jha" w:date="2021-07-03T08:49:00Z">
              <w:r w:rsidRPr="00060A11">
                <w:rPr>
                  <w:b/>
                  <w:bCs/>
                  <w:rPrChange w:id="11" w:author="Anand Jha" w:date="2021-07-03T08:49:00Z">
                    <w:rPr/>
                  </w:rPrChange>
                </w:rPr>
                <w:t>ADDED</w:t>
              </w:r>
            </w:ins>
          </w:p>
          <w:p w14:paraId="4B49B69D" w14:textId="417E2682" w:rsidR="007460C5" w:rsidRDefault="007460C5" w:rsidP="00D51403">
            <w:ins w:id="12" w:author="Anand Jha" w:date="2021-07-03T08:49:00Z">
              <w:r>
                <w:rPr>
                  <w:noProof/>
                </w:rPr>
                <w:drawing>
                  <wp:inline distT="0" distB="0" distL="0" distR="0" wp14:anchorId="7D4F2306" wp14:editId="1A89AB64">
                    <wp:extent cx="1577340" cy="2806471"/>
                    <wp:effectExtent l="0" t="0" r="0" b="0"/>
                    <wp:docPr id="19" name="Picture 19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586129" cy="28221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4788" w:type="dxa"/>
          </w:tcPr>
          <w:p w14:paraId="65EF7B47" w14:textId="14D788AA" w:rsidR="002C1005" w:rsidRDefault="003F6AFD" w:rsidP="00D51403">
            <w:r>
              <w:rPr>
                <w:noProof/>
              </w:rPr>
              <w:drawing>
                <wp:inline distT="0" distB="0" distL="0" distR="0" wp14:anchorId="4D719E00" wp14:editId="1B549C73">
                  <wp:extent cx="2125980" cy="3782633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1799" cy="37929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ins w:id="13" w:author="Anand Jha" w:date="2021-07-03T08:49:00Z">
              <w:r w:rsidR="007460C5">
                <w:t xml:space="preserve"> </w:t>
              </w:r>
            </w:ins>
          </w:p>
        </w:tc>
      </w:tr>
      <w:tr w:rsidR="00885C62" w14:paraId="6CF8F0FA" w14:textId="77777777" w:rsidTr="00D51403">
        <w:tc>
          <w:tcPr>
            <w:tcW w:w="4788" w:type="dxa"/>
          </w:tcPr>
          <w:p w14:paraId="614F44FC" w14:textId="15A3BE99" w:rsidR="002F25C0" w:rsidRDefault="002F25C0" w:rsidP="00E83847">
            <w:pPr>
              <w:pStyle w:val="ListParagraph"/>
              <w:numPr>
                <w:ilvl w:val="0"/>
                <w:numId w:val="3"/>
              </w:numPr>
            </w:pPr>
            <w:r>
              <w:lastRenderedPageBreak/>
              <w:t>User can sign up by entering email ID or Mobile number</w:t>
            </w:r>
            <w:r w:rsidR="00E83847">
              <w:t xml:space="preserve"> and FB or Google.</w:t>
            </w:r>
          </w:p>
          <w:p w14:paraId="55E02957" w14:textId="77777777" w:rsidR="002F25C0" w:rsidRDefault="002F25C0" w:rsidP="00E83847">
            <w:pPr>
              <w:pStyle w:val="ListParagraph"/>
              <w:numPr>
                <w:ilvl w:val="0"/>
                <w:numId w:val="3"/>
              </w:numPr>
            </w:pPr>
            <w:r>
              <w:t>If ther</w:t>
            </w:r>
            <w:r w:rsidR="00413195">
              <w:t xml:space="preserve">e, if user put email ID except </w:t>
            </w:r>
            <w:proofErr w:type="spellStart"/>
            <w:r w:rsidR="00413195">
              <w:t>gmail</w:t>
            </w:r>
            <w:proofErr w:type="spellEnd"/>
            <w:r w:rsidR="00413195">
              <w:t xml:space="preserve">, then a verification mail would be sent to them. Clicking on which will verify the </w:t>
            </w:r>
            <w:proofErr w:type="spellStart"/>
            <w:r w:rsidR="00413195">
              <w:t>the</w:t>
            </w:r>
            <w:proofErr w:type="spellEnd"/>
            <w:r w:rsidR="00413195">
              <w:t xml:space="preserve"> app and post that user can </w:t>
            </w:r>
            <w:proofErr w:type="gramStart"/>
            <w:r w:rsidR="00413195">
              <w:t>enter into</w:t>
            </w:r>
            <w:proofErr w:type="gramEnd"/>
            <w:r w:rsidR="00413195">
              <w:t xml:space="preserve"> the application. </w:t>
            </w:r>
          </w:p>
          <w:p w14:paraId="1FBEF099" w14:textId="77777777" w:rsidR="00413195" w:rsidRDefault="004C5009" w:rsidP="00E83847">
            <w:pPr>
              <w:pStyle w:val="ListParagraph"/>
              <w:numPr>
                <w:ilvl w:val="0"/>
                <w:numId w:val="3"/>
              </w:numPr>
            </w:pPr>
            <w:r>
              <w:t xml:space="preserve">OTP works as per </w:t>
            </w:r>
            <w:proofErr w:type="gramStart"/>
            <w:r>
              <w:t>standard, if</w:t>
            </w:r>
            <w:proofErr w:type="gramEnd"/>
            <w:r>
              <w:t xml:space="preserve"> user filled mobile number. </w:t>
            </w:r>
          </w:p>
          <w:p w14:paraId="7AD76C6F" w14:textId="1054C965" w:rsidR="004C5009" w:rsidRDefault="004C5009" w:rsidP="004C5009">
            <w:pPr>
              <w:pStyle w:val="ListParagraph"/>
            </w:pPr>
          </w:p>
        </w:tc>
        <w:tc>
          <w:tcPr>
            <w:tcW w:w="4788" w:type="dxa"/>
          </w:tcPr>
          <w:p w14:paraId="3567DF94" w14:textId="05FB3710" w:rsidR="00885C62" w:rsidRDefault="000A4515" w:rsidP="00D51403">
            <w:r>
              <w:rPr>
                <w:noProof/>
              </w:rPr>
              <w:drawing>
                <wp:inline distT="0" distB="0" distL="0" distR="0" wp14:anchorId="7FA5B24F" wp14:editId="03169CE2">
                  <wp:extent cx="1941122" cy="3453725"/>
                  <wp:effectExtent l="133350" t="114300" r="135890" b="14732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5494" cy="3461504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419A36" w14:textId="77777777" w:rsidR="00885C62" w:rsidRDefault="00885C62" w:rsidP="00885C6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0A4515" w14:paraId="18EA9C0C" w14:textId="77777777" w:rsidTr="00D51403">
        <w:tc>
          <w:tcPr>
            <w:tcW w:w="4788" w:type="dxa"/>
          </w:tcPr>
          <w:p w14:paraId="12F64AF2" w14:textId="77777777" w:rsidR="00310EC7" w:rsidRDefault="00310EC7" w:rsidP="00D51403">
            <w:r>
              <w:t>In case of FB/Gmail – no password direct log-in</w:t>
            </w:r>
            <w:r w:rsidR="00683B4D">
              <w:t xml:space="preserve">. </w:t>
            </w:r>
          </w:p>
          <w:p w14:paraId="25887EA1" w14:textId="77777777" w:rsidR="00683B4D" w:rsidRDefault="00683B4D" w:rsidP="00D51403">
            <w:r>
              <w:t xml:space="preserve">Else user will be asked to </w:t>
            </w:r>
            <w:proofErr w:type="gramStart"/>
            <w:r>
              <w:t>put ,</w:t>
            </w:r>
            <w:proofErr w:type="gramEnd"/>
            <w:r>
              <w:t xml:space="preserve"> if user entering through email ID. </w:t>
            </w:r>
          </w:p>
          <w:p w14:paraId="3117C7BF" w14:textId="77777777" w:rsidR="007A126C" w:rsidRDefault="007A126C" w:rsidP="00D51403"/>
          <w:p w14:paraId="25F0E5C1" w14:textId="171471D9" w:rsidR="007A126C" w:rsidRDefault="007A126C" w:rsidP="00D51403">
            <w:r>
              <w:t>Forget password option should also be there which allow user so reset password through email</w:t>
            </w:r>
            <w:r w:rsidR="00B63B8E">
              <w:t xml:space="preserve"> </w:t>
            </w:r>
            <w:proofErr w:type="spellStart"/>
            <w:r w:rsidR="00B63B8E">
              <w:t>url</w:t>
            </w:r>
            <w:proofErr w:type="spellEnd"/>
            <w:r w:rsidR="00B63B8E">
              <w:t xml:space="preserve"> click. </w:t>
            </w:r>
          </w:p>
          <w:p w14:paraId="290D749E" w14:textId="77777777" w:rsidR="007A126C" w:rsidRDefault="007A126C" w:rsidP="00D51403"/>
          <w:p w14:paraId="60C5D8F7" w14:textId="25AAEB31" w:rsidR="007A126C" w:rsidRDefault="007A126C" w:rsidP="00D51403"/>
        </w:tc>
        <w:tc>
          <w:tcPr>
            <w:tcW w:w="4788" w:type="dxa"/>
          </w:tcPr>
          <w:p w14:paraId="21216349" w14:textId="15AFE368" w:rsidR="00885C62" w:rsidRDefault="000A4515" w:rsidP="00D51403">
            <w:r>
              <w:rPr>
                <w:noProof/>
              </w:rPr>
              <w:drawing>
                <wp:inline distT="0" distB="0" distL="0" distR="0" wp14:anchorId="1EAA419B" wp14:editId="12BD15C4">
                  <wp:extent cx="2103120" cy="3741959"/>
                  <wp:effectExtent l="133350" t="114300" r="106680" b="14478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9884" cy="3753994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4515" w14:paraId="6EA03015" w14:textId="77777777" w:rsidTr="00D51403">
        <w:tc>
          <w:tcPr>
            <w:tcW w:w="4788" w:type="dxa"/>
          </w:tcPr>
          <w:p w14:paraId="7AF8B553" w14:textId="11926219" w:rsidR="000A4515" w:rsidRDefault="001B6A51" w:rsidP="00D51403">
            <w:r>
              <w:lastRenderedPageBreak/>
              <w:t xml:space="preserve">This is the OTP screen, which comes only when user enter though mobile number or update number in the profile. </w:t>
            </w:r>
          </w:p>
        </w:tc>
        <w:tc>
          <w:tcPr>
            <w:tcW w:w="4788" w:type="dxa"/>
          </w:tcPr>
          <w:p w14:paraId="3251290A" w14:textId="5F2ED3A3" w:rsidR="000A4515" w:rsidRDefault="00321D93" w:rsidP="00D51403">
            <w:r>
              <w:rPr>
                <w:noProof/>
              </w:rPr>
              <w:drawing>
                <wp:inline distT="0" distB="0" distL="0" distR="0" wp14:anchorId="3CEAE392" wp14:editId="6CD52323">
                  <wp:extent cx="1946910" cy="3464025"/>
                  <wp:effectExtent l="133350" t="114300" r="129540" b="136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4394" cy="347734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619276" w14:textId="77777777" w:rsidR="000A4515" w:rsidRDefault="000A4515" w:rsidP="000A451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321D93" w14:paraId="31D54B6B" w14:textId="77777777" w:rsidTr="00D51403">
        <w:tc>
          <w:tcPr>
            <w:tcW w:w="4788" w:type="dxa"/>
          </w:tcPr>
          <w:p w14:paraId="6A343A90" w14:textId="48299956" w:rsidR="00310EC7" w:rsidRDefault="00A212FA" w:rsidP="00A212FA">
            <w:r>
              <w:t xml:space="preserve">We can have </w:t>
            </w:r>
            <w:r w:rsidR="00310EC7">
              <w:t>Name and Class</w:t>
            </w:r>
            <w:r>
              <w:t xml:space="preserve"> in one screen only.</w:t>
            </w:r>
            <w:r w:rsidR="00517DA8">
              <w:t xml:space="preserve"> </w:t>
            </w:r>
          </w:p>
          <w:p w14:paraId="7EEC64F6" w14:textId="3B6D7CEC" w:rsidR="00517DA8" w:rsidRDefault="00517DA8" w:rsidP="00A212FA">
            <w:r>
              <w:t xml:space="preserve">(Incorporated) </w:t>
            </w:r>
          </w:p>
          <w:p w14:paraId="443C8405" w14:textId="2961820E" w:rsidR="00310EC7" w:rsidRDefault="00310EC7" w:rsidP="00A212FA">
            <w:pPr>
              <w:ind w:left="360"/>
            </w:pPr>
          </w:p>
        </w:tc>
        <w:tc>
          <w:tcPr>
            <w:tcW w:w="4788" w:type="dxa"/>
          </w:tcPr>
          <w:p w14:paraId="60A194C6" w14:textId="3A8E4DC3" w:rsidR="000A4515" w:rsidRDefault="00517DA8" w:rsidP="00D51403">
            <w:r>
              <w:rPr>
                <w:noProof/>
              </w:rPr>
              <w:drawing>
                <wp:inline distT="0" distB="0" distL="0" distR="0" wp14:anchorId="18042D02" wp14:editId="7A64145A">
                  <wp:extent cx="1965081" cy="3492520"/>
                  <wp:effectExtent l="133350" t="114300" r="130810" b="14605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8883" cy="351705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7C69" w14:paraId="3A852B5E" w14:textId="77777777" w:rsidTr="00D51403">
        <w:tc>
          <w:tcPr>
            <w:tcW w:w="4788" w:type="dxa"/>
          </w:tcPr>
          <w:p w14:paraId="5B55194B" w14:textId="6E4A2782" w:rsidR="000B7C69" w:rsidRDefault="009C1ED8" w:rsidP="00D51403">
            <w:proofErr w:type="gramStart"/>
            <w:r>
              <w:t>Name  and</w:t>
            </w:r>
            <w:proofErr w:type="gramEnd"/>
            <w:r>
              <w:t xml:space="preserve"> Class in one screen only.  NO need for separate screen</w:t>
            </w:r>
          </w:p>
        </w:tc>
        <w:tc>
          <w:tcPr>
            <w:tcW w:w="4788" w:type="dxa"/>
          </w:tcPr>
          <w:p w14:paraId="6AB846E8" w14:textId="54252339" w:rsidR="000B7C69" w:rsidRDefault="000B7C69" w:rsidP="00D51403"/>
        </w:tc>
      </w:tr>
    </w:tbl>
    <w:p w14:paraId="21DD7D02" w14:textId="77777777" w:rsidR="000B7C69" w:rsidRDefault="000B7C69" w:rsidP="000B7C6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0B7C69" w14:paraId="36327DE1" w14:textId="77777777" w:rsidTr="00D51403">
        <w:tc>
          <w:tcPr>
            <w:tcW w:w="4788" w:type="dxa"/>
          </w:tcPr>
          <w:p w14:paraId="516F01F2" w14:textId="77777777" w:rsidR="000B7C69" w:rsidRDefault="008B46FC" w:rsidP="00D51403">
            <w:r>
              <w:t xml:space="preserve">To be auto suggested and directly shown in profile. </w:t>
            </w:r>
            <w:r w:rsidRPr="00286E4A">
              <w:rPr>
                <w:b/>
                <w:bCs/>
              </w:rPr>
              <w:t>If user wants to change it, he can go to ‘Edit Profile’.</w:t>
            </w:r>
            <w:r>
              <w:t xml:space="preserve"> </w:t>
            </w:r>
          </w:p>
          <w:p w14:paraId="69876C08" w14:textId="77777777" w:rsidR="008B46FC" w:rsidRDefault="008B46FC" w:rsidP="00D51403"/>
          <w:p w14:paraId="7BCAC4E8" w14:textId="77777777" w:rsidR="008B46FC" w:rsidRDefault="008B46FC" w:rsidP="00D51403">
            <w:r>
              <w:t>No need for a separate screen here</w:t>
            </w:r>
            <w:r w:rsidR="00286E4A">
              <w:t xml:space="preserve">. </w:t>
            </w:r>
          </w:p>
          <w:p w14:paraId="33DE1A58" w14:textId="77777777" w:rsidR="00286E4A" w:rsidRDefault="00286E4A" w:rsidP="00D51403"/>
          <w:p w14:paraId="3980B8D2" w14:textId="77777777" w:rsidR="00286E4A" w:rsidRDefault="00286E4A" w:rsidP="00D51403">
            <w:pPr>
              <w:rPr>
                <w:ins w:id="14" w:author="Kaushalesh Kabra" w:date="2021-07-02T17:06:00Z"/>
                <w:color w:val="FF0000"/>
              </w:rPr>
            </w:pPr>
            <w:r>
              <w:rPr>
                <w:color w:val="FF0000"/>
              </w:rPr>
              <w:t xml:space="preserve">This is the form fill process when user entering their details first time. </w:t>
            </w:r>
            <w:r w:rsidR="003E5DA0">
              <w:rPr>
                <w:color w:val="FF0000"/>
              </w:rPr>
              <w:t xml:space="preserve"> This is required to save it in Database. </w:t>
            </w:r>
          </w:p>
          <w:p w14:paraId="02F57489" w14:textId="77777777" w:rsidR="001A24B9" w:rsidRDefault="001A24B9" w:rsidP="00D51403">
            <w:pPr>
              <w:rPr>
                <w:ins w:id="15" w:author="Kaushalesh Kabra" w:date="2021-07-02T17:06:00Z"/>
                <w:color w:val="FF0000"/>
              </w:rPr>
            </w:pPr>
          </w:p>
          <w:p w14:paraId="4DADDD19" w14:textId="77777777" w:rsidR="001A24B9" w:rsidRDefault="001A24B9" w:rsidP="00D51403">
            <w:pPr>
              <w:rPr>
                <w:ins w:id="16" w:author="Anand Jha" w:date="2021-07-05T06:42:00Z"/>
                <w:color w:val="FF0000"/>
              </w:rPr>
            </w:pPr>
            <w:proofErr w:type="gramStart"/>
            <w:ins w:id="17" w:author="Kaushalesh Kabra" w:date="2021-07-02T17:07:00Z">
              <w:r>
                <w:rPr>
                  <w:color w:val="FF0000"/>
                </w:rPr>
                <w:t>Can’t</w:t>
              </w:r>
              <w:proofErr w:type="gramEnd"/>
              <w:r>
                <w:rPr>
                  <w:color w:val="FF0000"/>
                </w:rPr>
                <w:t xml:space="preserve"> it be auto saved in the database. No need to ask for one more detail in the start</w:t>
              </w:r>
            </w:ins>
            <w:ins w:id="18" w:author="Kaushalesh Kabra" w:date="2021-07-02T17:32:00Z">
              <w:r w:rsidR="003C00B6">
                <w:rPr>
                  <w:color w:val="FF0000"/>
                </w:rPr>
                <w:t xml:space="preserve">. </w:t>
              </w:r>
              <w:proofErr w:type="gramStart"/>
              <w:r w:rsidR="003C00B6">
                <w:rPr>
                  <w:color w:val="FF0000"/>
                </w:rPr>
                <w:t>So</w:t>
              </w:r>
              <w:proofErr w:type="gramEnd"/>
              <w:r w:rsidR="003C00B6">
                <w:rPr>
                  <w:color w:val="FF0000"/>
                </w:rPr>
                <w:t xml:space="preserve"> this screen would not be there on front -end</w:t>
              </w:r>
            </w:ins>
          </w:p>
          <w:p w14:paraId="240585D0" w14:textId="77777777" w:rsidR="00F33C37" w:rsidRDefault="00F33C37" w:rsidP="00D51403">
            <w:pPr>
              <w:rPr>
                <w:ins w:id="19" w:author="Anand Jha" w:date="2021-07-05T06:42:00Z"/>
                <w:color w:val="FF0000"/>
              </w:rPr>
            </w:pPr>
          </w:p>
          <w:p w14:paraId="4911709F" w14:textId="3B196D2B" w:rsidR="00F33C37" w:rsidRPr="00F33C37" w:rsidRDefault="00F33C37" w:rsidP="00D51403">
            <w:pPr>
              <w:rPr>
                <w:color w:val="FF0000"/>
                <w:sz w:val="36"/>
                <w:szCs w:val="36"/>
                <w:rPrChange w:id="20" w:author="Anand Jha" w:date="2021-07-05T06:42:00Z">
                  <w:rPr>
                    <w:color w:val="FF0000"/>
                  </w:rPr>
                </w:rPrChange>
              </w:rPr>
            </w:pPr>
            <w:ins w:id="21" w:author="Anand Jha" w:date="2021-07-05T06:42:00Z">
              <w:r w:rsidRPr="00F33C37">
                <w:rPr>
                  <w:color w:val="FF0000"/>
                  <w:sz w:val="36"/>
                  <w:szCs w:val="36"/>
                  <w:rPrChange w:id="22" w:author="Anand Jha" w:date="2021-07-05T06:42:00Z">
                    <w:rPr>
                      <w:color w:val="FF0000"/>
                    </w:rPr>
                  </w:rPrChange>
                </w:rPr>
                <w:t xml:space="preserve">THIS WOULD COME INSIDE </w:t>
              </w:r>
            </w:ins>
            <w:ins w:id="23" w:author="Anand Jha" w:date="2021-07-05T06:43:00Z">
              <w:r w:rsidR="009F6E39" w:rsidRPr="008363E8">
                <w:rPr>
                  <w:color w:val="FF0000"/>
                  <w:sz w:val="36"/>
                  <w:szCs w:val="36"/>
                </w:rPr>
                <w:t xml:space="preserve">EDIT </w:t>
              </w:r>
            </w:ins>
            <w:ins w:id="24" w:author="Anand Jha" w:date="2021-07-05T06:42:00Z">
              <w:r w:rsidRPr="00F33C37">
                <w:rPr>
                  <w:color w:val="FF0000"/>
                  <w:sz w:val="36"/>
                  <w:szCs w:val="36"/>
                  <w:rPrChange w:id="25" w:author="Anand Jha" w:date="2021-07-05T06:42:00Z">
                    <w:rPr>
                      <w:color w:val="FF0000"/>
                    </w:rPr>
                  </w:rPrChange>
                </w:rPr>
                <w:t xml:space="preserve">PROFILE </w:t>
              </w:r>
            </w:ins>
          </w:p>
        </w:tc>
        <w:tc>
          <w:tcPr>
            <w:tcW w:w="4788" w:type="dxa"/>
          </w:tcPr>
          <w:p w14:paraId="3D1A54C2" w14:textId="3968C788" w:rsidR="000B7C69" w:rsidRDefault="000B7C69" w:rsidP="00D51403">
            <w:r>
              <w:rPr>
                <w:noProof/>
              </w:rPr>
              <w:drawing>
                <wp:inline distT="0" distB="0" distL="0" distR="0" wp14:anchorId="0053DFBA" wp14:editId="5BEF3EA1">
                  <wp:extent cx="2099310" cy="3735180"/>
                  <wp:effectExtent l="133350" t="114300" r="110490" b="15113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2953" cy="3741662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7C69" w14:paraId="09B0D1A2" w14:textId="77777777" w:rsidTr="00D51403">
        <w:tc>
          <w:tcPr>
            <w:tcW w:w="4788" w:type="dxa"/>
          </w:tcPr>
          <w:p w14:paraId="3B474E16" w14:textId="77777777" w:rsidR="000B7C69" w:rsidRDefault="00127311" w:rsidP="00D51403">
            <w:pPr>
              <w:rPr>
                <w:ins w:id="26" w:author="Anand Jha" w:date="2021-07-05T06:43:00Z"/>
                <w:color w:val="FFC000"/>
              </w:rPr>
            </w:pPr>
            <w:r w:rsidRPr="00110807">
              <w:rPr>
                <w:color w:val="FFC000"/>
              </w:rPr>
              <w:t>This would be in Edit Profile</w:t>
            </w:r>
            <w:r w:rsidR="008B46FC" w:rsidRPr="00110807">
              <w:rPr>
                <w:color w:val="FFC000"/>
              </w:rPr>
              <w:t xml:space="preserve"> and to be taken from Google API</w:t>
            </w:r>
            <w:r w:rsidRPr="00110807">
              <w:rPr>
                <w:color w:val="FFC000"/>
              </w:rPr>
              <w:t>.</w:t>
            </w:r>
            <w:r w:rsidR="008B46FC" w:rsidRPr="00110807">
              <w:rPr>
                <w:color w:val="FFC000"/>
              </w:rPr>
              <w:t xml:space="preserve"> And would it be auto-changed as per the location.</w:t>
            </w:r>
          </w:p>
          <w:p w14:paraId="352C024C" w14:textId="77777777" w:rsidR="00D971E5" w:rsidRDefault="00D971E5" w:rsidP="00D51403">
            <w:pPr>
              <w:rPr>
                <w:ins w:id="27" w:author="Anand Jha" w:date="2021-07-05T06:43:00Z"/>
                <w:color w:val="FFC000"/>
              </w:rPr>
            </w:pPr>
          </w:p>
          <w:p w14:paraId="04428ABF" w14:textId="56A0AB8D" w:rsidR="00D971E5" w:rsidRPr="00110807" w:rsidRDefault="00D971E5" w:rsidP="00D51403">
            <w:pPr>
              <w:rPr>
                <w:color w:val="FFC000"/>
              </w:rPr>
            </w:pPr>
            <w:ins w:id="28" w:author="Anand Jha" w:date="2021-07-05T06:43:00Z">
              <w:r w:rsidRPr="008363E8">
                <w:rPr>
                  <w:color w:val="FF0000"/>
                  <w:sz w:val="36"/>
                  <w:szCs w:val="36"/>
                </w:rPr>
                <w:t>THIS WOULD COME INSIDE EDIT PROFILE</w:t>
              </w:r>
              <w:r>
                <w:rPr>
                  <w:color w:val="FF0000"/>
                  <w:sz w:val="36"/>
                  <w:szCs w:val="36"/>
                </w:rPr>
                <w:t xml:space="preserve"> (Google API)</w:t>
              </w:r>
            </w:ins>
          </w:p>
        </w:tc>
        <w:tc>
          <w:tcPr>
            <w:tcW w:w="4788" w:type="dxa"/>
          </w:tcPr>
          <w:p w14:paraId="07D17637" w14:textId="705555B4" w:rsidR="000B7C69" w:rsidRDefault="000B7C69" w:rsidP="00D51403">
            <w:r>
              <w:rPr>
                <w:noProof/>
              </w:rPr>
              <w:drawing>
                <wp:inline distT="0" distB="0" distL="0" distR="0" wp14:anchorId="402C6E5D" wp14:editId="215D24DA">
                  <wp:extent cx="1858702" cy="3307080"/>
                  <wp:effectExtent l="133350" t="114300" r="122555" b="12192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5597" cy="3319348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66E96C" w14:textId="77777777" w:rsidR="000B7C69" w:rsidRDefault="000B7C69" w:rsidP="000B7C6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0B7C69" w14:paraId="0E7E25EC" w14:textId="77777777" w:rsidTr="00D51403">
        <w:tc>
          <w:tcPr>
            <w:tcW w:w="4788" w:type="dxa"/>
          </w:tcPr>
          <w:p w14:paraId="6AC6B59C" w14:textId="5D8C6FC5" w:rsidR="00310EC7" w:rsidRDefault="00412C6B" w:rsidP="00D51403">
            <w:r>
              <w:lastRenderedPageBreak/>
              <w:t>Buddies</w:t>
            </w:r>
            <w:r w:rsidR="00310EC7">
              <w:t xml:space="preserve"> Button should also be there just like Games and </w:t>
            </w:r>
            <w:proofErr w:type="gramStart"/>
            <w:r w:rsidR="00310EC7">
              <w:t>Exercise</w:t>
            </w:r>
            <w:proofErr w:type="gramEnd"/>
          </w:p>
          <w:p w14:paraId="6FA8CEE0" w14:textId="3A15604F" w:rsidR="00032E42" w:rsidRDefault="00032E42" w:rsidP="00D51403"/>
          <w:p w14:paraId="611C9721" w14:textId="256B66F1" w:rsidR="00032E42" w:rsidRDefault="00032E42" w:rsidP="00D51403">
            <w:r>
              <w:t xml:space="preserve">Daily Rank – </w:t>
            </w:r>
            <w:r w:rsidR="00BC086E">
              <w:t xml:space="preserve">based on Daily </w:t>
            </w:r>
            <w:proofErr w:type="gramStart"/>
            <w:r w:rsidR="00BC086E">
              <w:t>Score</w:t>
            </w:r>
            <w:proofErr w:type="gramEnd"/>
          </w:p>
          <w:p w14:paraId="6A94A0B2" w14:textId="7DF21126" w:rsidR="00032E42" w:rsidRDefault="00032E42" w:rsidP="00D51403">
            <w:r>
              <w:t>Coin</w:t>
            </w:r>
            <w:r w:rsidR="00BC086E">
              <w:t xml:space="preserve"> Balance - </w:t>
            </w:r>
          </w:p>
          <w:p w14:paraId="61C34017" w14:textId="7A434CFE" w:rsidR="00032E42" w:rsidRDefault="00BC086E" w:rsidP="00D51403">
            <w:r>
              <w:t xml:space="preserve">Total Score – Score Formula/algorithm to be given by </w:t>
            </w:r>
            <w:proofErr w:type="gramStart"/>
            <w:r>
              <w:t>Nilee</w:t>
            </w:r>
            <w:proofErr w:type="gramEnd"/>
          </w:p>
          <w:p w14:paraId="2527B6FE" w14:textId="77777777" w:rsidR="00032E42" w:rsidRDefault="00032E42" w:rsidP="00D51403"/>
          <w:p w14:paraId="0D2DCF64" w14:textId="3179E773" w:rsidR="00303531" w:rsidRDefault="00303531" w:rsidP="00D51403"/>
          <w:p w14:paraId="2CB1027E" w14:textId="5B495F79" w:rsidR="00303531" w:rsidRDefault="00BC086E" w:rsidP="00D51403">
            <w:r>
              <w:t xml:space="preserve">Daily </w:t>
            </w:r>
            <w:r w:rsidR="00303531">
              <w:t xml:space="preserve">Rank would be </w:t>
            </w:r>
            <w:r w:rsidR="00310EC7">
              <w:t>“NA”/ “-”</w:t>
            </w:r>
            <w:r w:rsidR="00303531">
              <w:t xml:space="preserve"> if </w:t>
            </w:r>
            <w:r w:rsidR="00310EC7">
              <w:t>the</w:t>
            </w:r>
            <w:r w:rsidR="00F53123">
              <w:t xml:space="preserve"> user </w:t>
            </w:r>
            <w:proofErr w:type="gramStart"/>
            <w:r w:rsidR="00F53123">
              <w:t>d</w:t>
            </w:r>
            <w:r>
              <w:t>id</w:t>
            </w:r>
            <w:r w:rsidR="00F53123">
              <w:t>n’t</w:t>
            </w:r>
            <w:proofErr w:type="gramEnd"/>
            <w:r w:rsidR="00F53123">
              <w:t xml:space="preserve"> attempt any question</w:t>
            </w:r>
            <w:r>
              <w:t xml:space="preserve"> during the day</w:t>
            </w:r>
            <w:r w:rsidR="00F53123">
              <w:t xml:space="preserve">. </w:t>
            </w:r>
          </w:p>
          <w:p w14:paraId="28E091E8" w14:textId="4A4A28CE" w:rsidR="002E7005" w:rsidRDefault="002E7005" w:rsidP="00D51403"/>
          <w:p w14:paraId="1A0C312B" w14:textId="60C6F94A" w:rsidR="002E7005" w:rsidRDefault="002E7005" w:rsidP="00D51403"/>
          <w:p w14:paraId="4C566E57" w14:textId="6E6BD9BA" w:rsidR="002E7005" w:rsidRPr="002E7005" w:rsidRDefault="002E7005" w:rsidP="00D51403">
            <w:pPr>
              <w:rPr>
                <w:b/>
                <w:bCs/>
              </w:rPr>
            </w:pPr>
            <w:r w:rsidRPr="002E7005">
              <w:rPr>
                <w:b/>
                <w:bCs/>
              </w:rPr>
              <w:t xml:space="preserve">Score Formula: </w:t>
            </w:r>
          </w:p>
          <w:p w14:paraId="3A8C9E72" w14:textId="439FB804" w:rsidR="002E7005" w:rsidRDefault="002E7005" w:rsidP="00D51403">
            <w:pPr>
              <w:rPr>
                <w:sz w:val="18"/>
                <w:szCs w:val="18"/>
              </w:rPr>
            </w:pPr>
          </w:p>
          <w:p w14:paraId="61633F14" w14:textId="640FE8C3" w:rsidR="002E7005" w:rsidRDefault="002E7005" w:rsidP="00D51403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To balance the game, scoring with in the game would be symmetrical and applies to all game variations.  Like </w:t>
            </w:r>
          </w:p>
          <w:p w14:paraId="44F6AE63" w14:textId="56EA2F73" w:rsidR="002E7005" w:rsidRDefault="002E7005" w:rsidP="00D51403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For every correct </w:t>
            </w:r>
            <w:proofErr w:type="gramStart"/>
            <w:r>
              <w:rPr>
                <w:sz w:val="18"/>
                <w:szCs w:val="18"/>
              </w:rPr>
              <w:t>answers</w:t>
            </w:r>
            <w:proofErr w:type="gramEnd"/>
            <w:r>
              <w:rPr>
                <w:sz w:val="18"/>
                <w:szCs w:val="18"/>
              </w:rPr>
              <w:t xml:space="preserve">, User will get two things at the same time 1. Number of Coins and Numerical value of score, Example: </w:t>
            </w:r>
          </w:p>
          <w:p w14:paraId="697E1265" w14:textId="3FBDCF96" w:rsidR="002E7005" w:rsidRDefault="002E7005" w:rsidP="00D51403">
            <w:pPr>
              <w:rPr>
                <w:sz w:val="18"/>
                <w:szCs w:val="18"/>
              </w:rPr>
            </w:pPr>
          </w:p>
          <w:p w14:paraId="6FD196C4" w14:textId="2E641562" w:rsidR="002E7005" w:rsidDel="00E20E72" w:rsidRDefault="002E7005" w:rsidP="00D51403">
            <w:pPr>
              <w:rPr>
                <w:del w:id="29" w:author="Anand Jha" w:date="2021-07-05T06:44:00Z"/>
                <w:sz w:val="18"/>
                <w:szCs w:val="18"/>
              </w:rPr>
            </w:pPr>
            <w:del w:id="30" w:author="Anand Jha" w:date="2021-07-05T06:44:00Z">
              <w:r w:rsidDel="00E20E72">
                <w:rPr>
                  <w:sz w:val="18"/>
                  <w:szCs w:val="18"/>
                </w:rPr>
                <w:delText xml:space="preserve">Answer </w:delText>
              </w:r>
              <w:r w:rsidR="00C858B8" w:rsidDel="00E20E72">
                <w:rPr>
                  <w:sz w:val="18"/>
                  <w:szCs w:val="18"/>
                </w:rPr>
                <w:delText xml:space="preserve">(correct) </w:delText>
              </w:r>
              <w:r w:rsidDel="00E20E72">
                <w:rPr>
                  <w:sz w:val="18"/>
                  <w:szCs w:val="18"/>
                </w:rPr>
                <w:delText>1 Question</w:delText>
              </w:r>
              <w:r w:rsidR="00C858B8" w:rsidDel="00E20E72">
                <w:rPr>
                  <w:sz w:val="18"/>
                  <w:szCs w:val="18"/>
                </w:rPr>
                <w:delText xml:space="preserve"> </w:delText>
              </w:r>
              <w:r w:rsidDel="00E20E72">
                <w:rPr>
                  <w:sz w:val="18"/>
                  <w:szCs w:val="18"/>
                </w:rPr>
                <w:delText xml:space="preserve">player will get: </w:delText>
              </w:r>
            </w:del>
          </w:p>
          <w:p w14:paraId="261A2127" w14:textId="50951A1B" w:rsidR="002E7005" w:rsidDel="00E20E72" w:rsidRDefault="002E7005" w:rsidP="00D51403">
            <w:pPr>
              <w:rPr>
                <w:del w:id="31" w:author="Anand Jha" w:date="2021-07-05T06:44:00Z"/>
                <w:sz w:val="18"/>
                <w:szCs w:val="18"/>
              </w:rPr>
            </w:pPr>
          </w:p>
          <w:p w14:paraId="06F481A4" w14:textId="67D81C83" w:rsidR="002E7005" w:rsidDel="00E20E72" w:rsidRDefault="002E7005" w:rsidP="00D51403">
            <w:pPr>
              <w:rPr>
                <w:del w:id="32" w:author="Anand Jha" w:date="2021-07-05T06:44:00Z"/>
                <w:sz w:val="18"/>
                <w:szCs w:val="18"/>
              </w:rPr>
            </w:pPr>
            <w:del w:id="33" w:author="Anand Jha" w:date="2021-07-05T06:44:00Z">
              <w:r w:rsidDel="00E20E72">
                <w:rPr>
                  <w:sz w:val="18"/>
                  <w:szCs w:val="18"/>
                </w:rPr>
                <w:delText>Number of coins: +</w:delText>
              </w:r>
              <w:r w:rsidR="00C858B8" w:rsidDel="00E20E72">
                <w:rPr>
                  <w:sz w:val="18"/>
                  <w:szCs w:val="18"/>
                </w:rPr>
                <w:delText>100</w:delText>
              </w:r>
              <w:r w:rsidDel="00E20E72">
                <w:rPr>
                  <w:sz w:val="18"/>
                  <w:szCs w:val="18"/>
                </w:rPr>
                <w:delText xml:space="preserve"> (Bonus) </w:delText>
              </w:r>
            </w:del>
          </w:p>
          <w:p w14:paraId="78951E1D" w14:textId="58F074B0" w:rsidR="002E7005" w:rsidDel="00E20E72" w:rsidRDefault="002E7005" w:rsidP="00D51403">
            <w:pPr>
              <w:rPr>
                <w:del w:id="34" w:author="Anand Jha" w:date="2021-07-05T06:44:00Z"/>
                <w:sz w:val="18"/>
                <w:szCs w:val="18"/>
              </w:rPr>
            </w:pPr>
            <w:del w:id="35" w:author="Anand Jha" w:date="2021-07-05T06:44:00Z">
              <w:r w:rsidDel="00E20E72">
                <w:rPr>
                  <w:sz w:val="18"/>
                  <w:szCs w:val="18"/>
                </w:rPr>
                <w:delText xml:space="preserve">Score: + 50 </w:delText>
              </w:r>
              <w:r w:rsidR="00C858B8" w:rsidDel="00E20E72">
                <w:rPr>
                  <w:sz w:val="18"/>
                  <w:szCs w:val="18"/>
                </w:rPr>
                <w:delText xml:space="preserve">pt </w:delText>
              </w:r>
            </w:del>
          </w:p>
          <w:p w14:paraId="6A7C8BC9" w14:textId="1BB963D9" w:rsidR="00C858B8" w:rsidDel="00E20E72" w:rsidRDefault="00C858B8" w:rsidP="00D51403">
            <w:pPr>
              <w:rPr>
                <w:del w:id="36" w:author="Anand Jha" w:date="2021-07-05T06:44:00Z"/>
                <w:sz w:val="18"/>
                <w:szCs w:val="18"/>
              </w:rPr>
            </w:pPr>
          </w:p>
          <w:p w14:paraId="7040DD36" w14:textId="335B9A44" w:rsidR="00C858B8" w:rsidDel="00E20E72" w:rsidRDefault="00C858B8" w:rsidP="00D51403">
            <w:pPr>
              <w:rPr>
                <w:del w:id="37" w:author="Anand Jha" w:date="2021-07-05T06:44:00Z"/>
                <w:sz w:val="18"/>
                <w:szCs w:val="18"/>
              </w:rPr>
            </w:pPr>
            <w:del w:id="38" w:author="Anand Jha" w:date="2021-07-05T06:44:00Z">
              <w:r w:rsidDel="00E20E72">
                <w:rPr>
                  <w:sz w:val="18"/>
                  <w:szCs w:val="18"/>
                </w:rPr>
                <w:delText xml:space="preserve">Total Score Calculation post game ends: </w:delText>
              </w:r>
            </w:del>
          </w:p>
          <w:p w14:paraId="4DA0E84B" w14:textId="5C39E8E9" w:rsidR="00C858B8" w:rsidDel="00E20E72" w:rsidRDefault="00C858B8" w:rsidP="00D51403">
            <w:pPr>
              <w:rPr>
                <w:del w:id="39" w:author="Anand Jha" w:date="2021-07-05T06:44:00Z"/>
                <w:sz w:val="18"/>
                <w:szCs w:val="18"/>
              </w:rPr>
            </w:pPr>
          </w:p>
          <w:p w14:paraId="60427959" w14:textId="3B12AD31" w:rsidR="00C858B8" w:rsidDel="00E20E72" w:rsidRDefault="00C858B8" w:rsidP="00D51403">
            <w:pPr>
              <w:rPr>
                <w:del w:id="40" w:author="Anand Jha" w:date="2021-07-05T06:44:00Z"/>
                <w:sz w:val="18"/>
                <w:szCs w:val="18"/>
              </w:rPr>
            </w:pPr>
            <w:del w:id="41" w:author="Anand Jha" w:date="2021-07-05T06:44:00Z">
              <w:r w:rsidDel="00E20E72">
                <w:rPr>
                  <w:sz w:val="18"/>
                  <w:szCs w:val="18"/>
                </w:rPr>
                <w:delText>Number of correct answers given</w:delText>
              </w:r>
              <w:r w:rsidR="00C25A6C" w:rsidDel="00E20E72">
                <w:rPr>
                  <w:sz w:val="18"/>
                  <w:szCs w:val="18"/>
                </w:rPr>
                <w:delText xml:space="preserve"> (x50)  – total numbers of questions </w:delText>
              </w:r>
            </w:del>
          </w:p>
          <w:p w14:paraId="274CF3AB" w14:textId="4E2CA217" w:rsidR="00C25A6C" w:rsidRDefault="00C25A6C" w:rsidP="00D51403">
            <w:pPr>
              <w:rPr>
                <w:sz w:val="18"/>
                <w:szCs w:val="18"/>
              </w:rPr>
            </w:pPr>
          </w:p>
          <w:p w14:paraId="21532453" w14:textId="0B7D2813" w:rsidR="00C25A6C" w:rsidRDefault="001A24B9" w:rsidP="00D51403">
            <w:pPr>
              <w:rPr>
                <w:ins w:id="42" w:author="Kaushalesh Kabra" w:date="2021-07-02T17:08:00Z"/>
                <w:sz w:val="18"/>
                <w:szCs w:val="18"/>
              </w:rPr>
            </w:pPr>
            <w:ins w:id="43" w:author="Kaushalesh Kabra" w:date="2021-07-02T17:08:00Z">
              <w:r>
                <w:rPr>
                  <w:sz w:val="18"/>
                  <w:szCs w:val="18"/>
                </w:rPr>
                <w:t xml:space="preserve">Did not understand the </w:t>
              </w:r>
            </w:ins>
            <w:ins w:id="44" w:author="Kaushalesh Kabra" w:date="2021-07-02T17:10:00Z">
              <w:r>
                <w:rPr>
                  <w:sz w:val="18"/>
                  <w:szCs w:val="18"/>
                </w:rPr>
                <w:t xml:space="preserve">above </w:t>
              </w:r>
            </w:ins>
            <w:proofErr w:type="gramStart"/>
            <w:ins w:id="45" w:author="Kaushalesh Kabra" w:date="2021-07-02T17:08:00Z">
              <w:r>
                <w:rPr>
                  <w:sz w:val="18"/>
                  <w:szCs w:val="18"/>
                </w:rPr>
                <w:t>formula</w:t>
              </w:r>
              <w:proofErr w:type="gramEnd"/>
            </w:ins>
          </w:p>
          <w:p w14:paraId="47057C26" w14:textId="3878910D" w:rsidR="001A24B9" w:rsidRDefault="001A24B9" w:rsidP="00D51403">
            <w:pPr>
              <w:rPr>
                <w:ins w:id="46" w:author="Kaushalesh Kabra" w:date="2021-07-02T17:08:00Z"/>
                <w:sz w:val="18"/>
                <w:szCs w:val="18"/>
              </w:rPr>
            </w:pPr>
          </w:p>
          <w:p w14:paraId="046171FF" w14:textId="15F5BD9A" w:rsidR="001A24B9" w:rsidRDefault="001A24B9" w:rsidP="00D51403">
            <w:pPr>
              <w:rPr>
                <w:sz w:val="18"/>
                <w:szCs w:val="18"/>
              </w:rPr>
            </w:pPr>
            <w:proofErr w:type="gramStart"/>
            <w:ins w:id="47" w:author="Kaushalesh Kabra" w:date="2021-07-02T17:08:00Z">
              <w:r>
                <w:rPr>
                  <w:sz w:val="18"/>
                  <w:szCs w:val="18"/>
                </w:rPr>
                <w:t>Score :</w:t>
              </w:r>
              <w:proofErr w:type="gramEnd"/>
              <w:r>
                <w:rPr>
                  <w:sz w:val="18"/>
                  <w:szCs w:val="18"/>
                </w:rPr>
                <w:t xml:space="preserve"> </w:t>
              </w:r>
            </w:ins>
            <w:proofErr w:type="spellStart"/>
            <w:ins w:id="48" w:author="Kaushalesh Kabra" w:date="2021-07-02T17:09:00Z">
              <w:r>
                <w:rPr>
                  <w:sz w:val="18"/>
                  <w:szCs w:val="18"/>
                </w:rPr>
                <w:t>No.of</w:t>
              </w:r>
              <w:proofErr w:type="spellEnd"/>
              <w:r>
                <w:rPr>
                  <w:sz w:val="18"/>
                  <w:szCs w:val="18"/>
                </w:rPr>
                <w:t xml:space="preserve"> </w:t>
              </w:r>
            </w:ins>
            <w:ins w:id="49" w:author="Kaushalesh Kabra" w:date="2021-07-02T17:08:00Z">
              <w:r>
                <w:rPr>
                  <w:sz w:val="18"/>
                  <w:szCs w:val="18"/>
                </w:rPr>
                <w:t>Correct ans</w:t>
              </w:r>
            </w:ins>
            <w:ins w:id="50" w:author="Kaushalesh Kabra" w:date="2021-07-02T17:09:00Z">
              <w:r>
                <w:rPr>
                  <w:sz w:val="18"/>
                  <w:szCs w:val="18"/>
                </w:rPr>
                <w:t>w</w:t>
              </w:r>
            </w:ins>
            <w:ins w:id="51" w:author="Kaushalesh Kabra" w:date="2021-07-02T17:08:00Z">
              <w:r>
                <w:rPr>
                  <w:sz w:val="18"/>
                  <w:szCs w:val="18"/>
                </w:rPr>
                <w:t>ers</w:t>
              </w:r>
            </w:ins>
            <w:ins w:id="52" w:author="Kaushalesh Kabra" w:date="2021-07-02T17:09:00Z">
              <w:r>
                <w:rPr>
                  <w:sz w:val="18"/>
                  <w:szCs w:val="18"/>
                </w:rPr>
                <w:t xml:space="preserve"> x 50 + Time saved in seconds x </w:t>
              </w:r>
            </w:ins>
            <w:ins w:id="53" w:author="Kaushalesh Kabra" w:date="2021-07-02T17:33:00Z">
              <w:r w:rsidR="003C00B6">
                <w:rPr>
                  <w:sz w:val="18"/>
                  <w:szCs w:val="18"/>
                </w:rPr>
                <w:t>5</w:t>
              </w:r>
            </w:ins>
            <w:ins w:id="54" w:author="Kaushalesh Kabra" w:date="2021-07-02T17:34:00Z">
              <w:r w:rsidR="003C00B6">
                <w:rPr>
                  <w:sz w:val="18"/>
                  <w:szCs w:val="18"/>
                </w:rPr>
                <w:t xml:space="preserve"> (only if the answer is right)</w:t>
              </w:r>
            </w:ins>
            <w:ins w:id="55" w:author="Kaushalesh Kabra" w:date="2021-07-02T17:09:00Z">
              <w:r>
                <w:rPr>
                  <w:sz w:val="18"/>
                  <w:szCs w:val="18"/>
                </w:rPr>
                <w:t xml:space="preserve"> + </w:t>
              </w:r>
              <w:proofErr w:type="spellStart"/>
              <w:r>
                <w:rPr>
                  <w:sz w:val="18"/>
                  <w:szCs w:val="18"/>
                </w:rPr>
                <w:t>No.of</w:t>
              </w:r>
              <w:proofErr w:type="spellEnd"/>
              <w:r>
                <w:rPr>
                  <w:sz w:val="18"/>
                  <w:szCs w:val="18"/>
                </w:rPr>
                <w:t xml:space="preserve"> Coins Collected x 1</w:t>
              </w:r>
            </w:ins>
          </w:p>
          <w:p w14:paraId="17BE1CDE" w14:textId="73663581" w:rsidR="00C25A6C" w:rsidRDefault="00C25A6C" w:rsidP="00D51403">
            <w:pPr>
              <w:rPr>
                <w:sz w:val="18"/>
                <w:szCs w:val="18"/>
              </w:rPr>
            </w:pPr>
          </w:p>
          <w:p w14:paraId="262C37D2" w14:textId="1467A7A4" w:rsidR="00C858B8" w:rsidRDefault="00C858B8" w:rsidP="00D51403">
            <w:pPr>
              <w:rPr>
                <w:sz w:val="18"/>
                <w:szCs w:val="18"/>
              </w:rPr>
            </w:pPr>
          </w:p>
          <w:p w14:paraId="3FC326E3" w14:textId="77777777" w:rsidR="00C858B8" w:rsidRDefault="00C858B8" w:rsidP="00D51403">
            <w:pPr>
              <w:rPr>
                <w:sz w:val="18"/>
                <w:szCs w:val="18"/>
              </w:rPr>
            </w:pPr>
          </w:p>
          <w:p w14:paraId="1A4726A2" w14:textId="36A1E7B9" w:rsidR="00C858B8" w:rsidRDefault="00C858B8" w:rsidP="00D51403">
            <w:pPr>
              <w:rPr>
                <w:sz w:val="18"/>
                <w:szCs w:val="18"/>
              </w:rPr>
            </w:pPr>
          </w:p>
          <w:p w14:paraId="7C4379FF" w14:textId="77777777" w:rsidR="00C858B8" w:rsidRDefault="00C858B8" w:rsidP="00D51403">
            <w:pPr>
              <w:rPr>
                <w:sz w:val="18"/>
                <w:szCs w:val="18"/>
              </w:rPr>
            </w:pPr>
          </w:p>
          <w:p w14:paraId="12AB0AED" w14:textId="46CEDB85" w:rsidR="00C858B8" w:rsidRDefault="00C858B8" w:rsidP="00D51403">
            <w:pPr>
              <w:rPr>
                <w:sz w:val="18"/>
                <w:szCs w:val="18"/>
              </w:rPr>
            </w:pPr>
          </w:p>
          <w:p w14:paraId="08C86AB7" w14:textId="7DB5CA6F" w:rsidR="00C858B8" w:rsidRDefault="00C858B8" w:rsidP="00D51403">
            <w:pPr>
              <w:rPr>
                <w:sz w:val="18"/>
                <w:szCs w:val="18"/>
              </w:rPr>
            </w:pPr>
          </w:p>
          <w:p w14:paraId="62A84227" w14:textId="24759643" w:rsidR="00C858B8" w:rsidRDefault="00C858B8" w:rsidP="00D51403">
            <w:pPr>
              <w:rPr>
                <w:sz w:val="18"/>
                <w:szCs w:val="18"/>
              </w:rPr>
            </w:pPr>
          </w:p>
          <w:p w14:paraId="082963EF" w14:textId="36EB8591" w:rsidR="00C858B8" w:rsidRDefault="00C858B8" w:rsidP="00D51403">
            <w:pPr>
              <w:rPr>
                <w:sz w:val="18"/>
                <w:szCs w:val="18"/>
              </w:rPr>
            </w:pPr>
          </w:p>
          <w:p w14:paraId="14B8A26D" w14:textId="0A3BF236" w:rsidR="00C858B8" w:rsidRDefault="00C858B8" w:rsidP="00D51403">
            <w:pPr>
              <w:rPr>
                <w:sz w:val="18"/>
                <w:szCs w:val="18"/>
              </w:rPr>
            </w:pPr>
          </w:p>
          <w:p w14:paraId="38C7C773" w14:textId="62705AAF" w:rsidR="00C858B8" w:rsidRDefault="00C858B8" w:rsidP="00D51403">
            <w:pPr>
              <w:rPr>
                <w:sz w:val="18"/>
                <w:szCs w:val="18"/>
              </w:rPr>
            </w:pPr>
          </w:p>
          <w:p w14:paraId="727322EA" w14:textId="460F59C0" w:rsidR="002E7005" w:rsidRDefault="002E7005" w:rsidP="00D51403">
            <w:pPr>
              <w:rPr>
                <w:sz w:val="18"/>
                <w:szCs w:val="18"/>
              </w:rPr>
            </w:pPr>
          </w:p>
          <w:p w14:paraId="55F30692" w14:textId="77777777" w:rsidR="002E7005" w:rsidRPr="002E7005" w:rsidRDefault="002E7005" w:rsidP="00D51403">
            <w:pPr>
              <w:rPr>
                <w:sz w:val="18"/>
                <w:szCs w:val="18"/>
              </w:rPr>
            </w:pPr>
          </w:p>
          <w:p w14:paraId="0F8A46CB" w14:textId="100FA7A9" w:rsidR="002E7005" w:rsidRPr="002E7005" w:rsidRDefault="002E7005" w:rsidP="00D51403"/>
          <w:p w14:paraId="6B761486" w14:textId="2BFE3884" w:rsidR="001D1530" w:rsidRDefault="001D1530" w:rsidP="00D51403"/>
          <w:p w14:paraId="52CADFB7" w14:textId="77777777" w:rsidR="001D1530" w:rsidRDefault="001D1530" w:rsidP="00D51403"/>
          <w:p w14:paraId="3C951F1A" w14:textId="3FD6ECB5" w:rsidR="0043082B" w:rsidRDefault="0043082B" w:rsidP="00D51403"/>
          <w:p w14:paraId="3343A170" w14:textId="77777777" w:rsidR="0043082B" w:rsidRDefault="0043082B" w:rsidP="00D51403"/>
          <w:p w14:paraId="0A15CF92" w14:textId="7E443CB1" w:rsidR="0043082B" w:rsidRDefault="0043082B" w:rsidP="00D51403"/>
        </w:tc>
        <w:tc>
          <w:tcPr>
            <w:tcW w:w="4788" w:type="dxa"/>
          </w:tcPr>
          <w:p w14:paraId="01C8C6C5" w14:textId="6CF06C98" w:rsidR="000B7C69" w:rsidRDefault="002E7005" w:rsidP="00D51403">
            <w:r>
              <w:rPr>
                <w:noProof/>
              </w:rPr>
              <w:drawing>
                <wp:inline distT="0" distB="0" distL="0" distR="0" wp14:anchorId="6F0D7651" wp14:editId="324D51D6">
                  <wp:extent cx="1946031" cy="3458663"/>
                  <wp:effectExtent l="133350" t="114300" r="130810" b="14224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5511" cy="3475512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0C243F" w14:textId="7EA79B1A" w:rsidR="000B7C69" w:rsidRDefault="000B7C6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0B7C69" w14:paraId="738C6D62" w14:textId="77777777" w:rsidTr="00D51403">
        <w:tc>
          <w:tcPr>
            <w:tcW w:w="4788" w:type="dxa"/>
          </w:tcPr>
          <w:p w14:paraId="09FB7669" w14:textId="73947424" w:rsidR="000B7C69" w:rsidRDefault="00310EC7" w:rsidP="00D51403">
            <w:r>
              <w:t>Remove Student Performance, Prize Winners.</w:t>
            </w:r>
            <w:r w:rsidR="00110807">
              <w:t xml:space="preserve"> (incorporated)</w:t>
            </w:r>
          </w:p>
          <w:p w14:paraId="311F39DA" w14:textId="77777777" w:rsidR="00310EC7" w:rsidRDefault="00310EC7" w:rsidP="00D51403"/>
          <w:p w14:paraId="435A97FD" w14:textId="06F6C2CD" w:rsidR="00310EC7" w:rsidRDefault="00310EC7" w:rsidP="00D51403">
            <w:r>
              <w:t xml:space="preserve">Sign out to be inside the Settings Tab </w:t>
            </w:r>
          </w:p>
        </w:tc>
        <w:tc>
          <w:tcPr>
            <w:tcW w:w="4788" w:type="dxa"/>
          </w:tcPr>
          <w:p w14:paraId="0585A80B" w14:textId="7FCBF1C1" w:rsidR="000B7C69" w:rsidRDefault="00B9188C" w:rsidP="00D51403">
            <w:r>
              <w:rPr>
                <w:noProof/>
              </w:rPr>
              <w:drawing>
                <wp:inline distT="0" distB="0" distL="0" distR="0" wp14:anchorId="639C1B6B" wp14:editId="5F87500D">
                  <wp:extent cx="1853712" cy="3294585"/>
                  <wp:effectExtent l="133350" t="114300" r="127635" b="13462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7322" cy="3301002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4D3C10" w14:textId="77777777" w:rsidR="000B7C69" w:rsidRDefault="000B7C69" w:rsidP="000B7C6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0B7C69" w14:paraId="40F69EEA" w14:textId="77777777" w:rsidTr="00D51403">
        <w:tc>
          <w:tcPr>
            <w:tcW w:w="4788" w:type="dxa"/>
          </w:tcPr>
          <w:p w14:paraId="450EF15E" w14:textId="4002F068" w:rsidR="00104184" w:rsidRDefault="00104184" w:rsidP="00D51403">
            <w:r>
              <w:t xml:space="preserve">Gender </w:t>
            </w:r>
            <w:r w:rsidR="00BF1662">
              <w:t xml:space="preserve">(m/f) </w:t>
            </w:r>
            <w:r>
              <w:t xml:space="preserve">through Avatar selection </w:t>
            </w:r>
          </w:p>
          <w:p w14:paraId="47062E91" w14:textId="66C595C1" w:rsidR="00104184" w:rsidRDefault="00104184" w:rsidP="00D51403"/>
        </w:tc>
        <w:tc>
          <w:tcPr>
            <w:tcW w:w="4788" w:type="dxa"/>
          </w:tcPr>
          <w:p w14:paraId="53355B26" w14:textId="6CE62F46" w:rsidR="000B7C69" w:rsidRDefault="00BF1662" w:rsidP="00D51403">
            <w:r>
              <w:rPr>
                <w:noProof/>
              </w:rPr>
              <w:drawing>
                <wp:inline distT="0" distB="0" distL="0" distR="0" wp14:anchorId="5C20EC77" wp14:editId="1D84A40B">
                  <wp:extent cx="1638203" cy="2911561"/>
                  <wp:effectExtent l="133350" t="114300" r="133985" b="136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4905" cy="292347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5739" w14:paraId="43C0E27E" w14:textId="77777777" w:rsidTr="00D51403">
        <w:tc>
          <w:tcPr>
            <w:tcW w:w="4788" w:type="dxa"/>
          </w:tcPr>
          <w:p w14:paraId="2755E680" w14:textId="1EF8D558" w:rsidR="00E55739" w:rsidRDefault="000B7C69" w:rsidP="00D51403">
            <w:r>
              <w:lastRenderedPageBreak/>
              <w:br w:type="page"/>
            </w:r>
            <w:r w:rsidR="00177827">
              <w:t xml:space="preserve">There will be Followers and Following both sections would be there like </w:t>
            </w:r>
            <w:r w:rsidR="007049FF">
              <w:t xml:space="preserve">Instagram. </w:t>
            </w:r>
            <w:r w:rsidR="00430FE7">
              <w:t xml:space="preserve"> </w:t>
            </w:r>
          </w:p>
          <w:p w14:paraId="4B1D487E" w14:textId="6DAD5E93" w:rsidR="00430FE7" w:rsidRDefault="00430FE7" w:rsidP="00D51403">
            <w:r>
              <w:t xml:space="preserve">(Incorporated) </w:t>
            </w:r>
          </w:p>
          <w:p w14:paraId="19B72C9F" w14:textId="439BEF77" w:rsidR="00DB54F3" w:rsidRDefault="00DB54F3" w:rsidP="00D51403"/>
          <w:p w14:paraId="503E7C86" w14:textId="63D42B42" w:rsidR="00310EC7" w:rsidRDefault="00310EC7" w:rsidP="00D51403">
            <w:r>
              <w:t>Instead of Pin Code, Coins</w:t>
            </w:r>
            <w:r w:rsidR="00032E42">
              <w:t xml:space="preserve"> &amp; </w:t>
            </w:r>
            <w:proofErr w:type="gramStart"/>
            <w:r>
              <w:t>Score</w:t>
            </w:r>
            <w:r w:rsidR="00032E42">
              <w:t>(</w:t>
            </w:r>
            <w:proofErr w:type="gramEnd"/>
            <w:r w:rsidR="00032E42">
              <w:t>any other attractive Name)</w:t>
            </w:r>
            <w:r>
              <w:t xml:space="preserve"> to be shown </w:t>
            </w:r>
          </w:p>
          <w:p w14:paraId="59162F2A" w14:textId="77777777" w:rsidR="00DB54F3" w:rsidRDefault="003C00B6" w:rsidP="00D51403">
            <w:pPr>
              <w:rPr>
                <w:ins w:id="56" w:author="Anand Jha" w:date="2021-07-03T08:50:00Z"/>
              </w:rPr>
            </w:pPr>
            <w:ins w:id="57" w:author="Kaushalesh Kabra" w:date="2021-07-02T17:35:00Z">
              <w:r>
                <w:t xml:space="preserve">Score </w:t>
              </w:r>
              <w:r w:rsidR="00A32CB7">
                <w:t>to be shown</w:t>
              </w:r>
              <w:proofErr w:type="gramStart"/>
              <w:r w:rsidR="00A32CB7">
                <w:t xml:space="preserve"> ..</w:t>
              </w:r>
              <w:proofErr w:type="gramEnd"/>
              <w:r w:rsidR="00A32CB7">
                <w:t xml:space="preserve">It is not there in the screen </w:t>
              </w:r>
            </w:ins>
          </w:p>
          <w:p w14:paraId="2EA091BC" w14:textId="77777777" w:rsidR="00060A11" w:rsidRDefault="00060A11" w:rsidP="00D51403">
            <w:pPr>
              <w:rPr>
                <w:ins w:id="58" w:author="Anand Jha" w:date="2021-07-03T08:50:00Z"/>
              </w:rPr>
            </w:pPr>
          </w:p>
          <w:p w14:paraId="2258385C" w14:textId="5DDE8918" w:rsidR="00060A11" w:rsidRDefault="00B4391E" w:rsidP="00D51403">
            <w:ins w:id="59" w:author="Anand Jha" w:date="2021-07-05T06:54:00Z">
              <w:r>
                <w:rPr>
                  <w:noProof/>
                </w:rPr>
                <w:drawing>
                  <wp:inline distT="0" distB="0" distL="0" distR="0" wp14:anchorId="08BC016D" wp14:editId="5B200575">
                    <wp:extent cx="1660982" cy="2955290"/>
                    <wp:effectExtent l="0" t="0" r="0" b="0"/>
                    <wp:docPr id="8" name="Picture 8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669806" cy="297099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4788" w:type="dxa"/>
          </w:tcPr>
          <w:p w14:paraId="2D76DB1E" w14:textId="3848AE6C" w:rsidR="00E55739" w:rsidRDefault="00430FE7" w:rsidP="00D51403">
            <w:r>
              <w:rPr>
                <w:noProof/>
              </w:rPr>
              <w:drawing>
                <wp:inline distT="0" distB="0" distL="0" distR="0" wp14:anchorId="65E37A0E" wp14:editId="171CE86D">
                  <wp:extent cx="1967660" cy="3497102"/>
                  <wp:effectExtent l="152400" t="114300" r="128270" b="14160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2833" cy="3524069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BDD862" w14:textId="77777777" w:rsidR="00E55739" w:rsidRDefault="00E55739" w:rsidP="00E5573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E55739" w14:paraId="4C33A72B" w14:textId="77777777" w:rsidTr="00D51403">
        <w:tc>
          <w:tcPr>
            <w:tcW w:w="4788" w:type="dxa"/>
          </w:tcPr>
          <w:p w14:paraId="2F7216F1" w14:textId="042DF30F" w:rsidR="00E55739" w:rsidRDefault="001C3485" w:rsidP="00D51403">
            <w:r>
              <w:t xml:space="preserve">Instead of </w:t>
            </w:r>
            <w:proofErr w:type="spellStart"/>
            <w:r>
              <w:t>pincode</w:t>
            </w:r>
            <w:proofErr w:type="spellEnd"/>
            <w:r>
              <w:t xml:space="preserve"> there will be </w:t>
            </w:r>
            <w:r w:rsidR="00412C6B">
              <w:t>Score</w:t>
            </w:r>
            <w:r w:rsidR="00BC086E">
              <w:t xml:space="preserve">s and </w:t>
            </w:r>
            <w:r w:rsidR="00412C6B">
              <w:t>Coins</w:t>
            </w:r>
            <w:r>
              <w:t xml:space="preserve">. </w:t>
            </w:r>
          </w:p>
          <w:p w14:paraId="239203D3" w14:textId="002E675E" w:rsidR="001C3485" w:rsidRDefault="001C3485" w:rsidP="00D51403">
            <w:r>
              <w:t xml:space="preserve">Put grade as well in dropdown for search. </w:t>
            </w:r>
          </w:p>
          <w:p w14:paraId="632314EC" w14:textId="67F7FB57" w:rsidR="001C3485" w:rsidRDefault="001C3485" w:rsidP="00D51403"/>
        </w:tc>
        <w:tc>
          <w:tcPr>
            <w:tcW w:w="4788" w:type="dxa"/>
          </w:tcPr>
          <w:p w14:paraId="53E67C19" w14:textId="66F5D1C3" w:rsidR="00E55739" w:rsidRDefault="00FC0540" w:rsidP="00D51403">
            <w:r>
              <w:rPr>
                <w:noProof/>
              </w:rPr>
              <w:drawing>
                <wp:inline distT="0" distB="0" distL="0" distR="0" wp14:anchorId="38F6889A" wp14:editId="03686B41">
                  <wp:extent cx="1709611" cy="3038475"/>
                  <wp:effectExtent l="152400" t="114300" r="119380" b="14287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543" cy="3052572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7BBA52" w14:textId="194AEEE2" w:rsidR="00885C62" w:rsidRDefault="00885C6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9647F6" w14:paraId="249BAEF3" w14:textId="77777777" w:rsidTr="00D51403">
        <w:tc>
          <w:tcPr>
            <w:tcW w:w="4788" w:type="dxa"/>
          </w:tcPr>
          <w:p w14:paraId="30ED83E9" w14:textId="2571A48F" w:rsidR="009647F6" w:rsidRDefault="00412C6B" w:rsidP="00D51403">
            <w:r>
              <w:lastRenderedPageBreak/>
              <w:t xml:space="preserve">It would be Worldwide list on the basis of overall </w:t>
            </w:r>
            <w:proofErr w:type="gramStart"/>
            <w:r>
              <w:t>score</w:t>
            </w:r>
            <w:proofErr w:type="gramEnd"/>
          </w:p>
          <w:p w14:paraId="13B056A1" w14:textId="77777777" w:rsidR="00412C6B" w:rsidRDefault="00412C6B" w:rsidP="00D51403"/>
          <w:p w14:paraId="02C2DA00" w14:textId="77777777" w:rsidR="00412C6B" w:rsidRDefault="00412C6B" w:rsidP="00D51403">
            <w:pPr>
              <w:rPr>
                <w:ins w:id="60" w:author="Kaushalesh Kabra" w:date="2021-07-02T17:12:00Z"/>
              </w:rPr>
            </w:pPr>
            <w:r>
              <w:t xml:space="preserve">Daily Leaderboard to be shown in Buddies Button on home </w:t>
            </w:r>
            <w:proofErr w:type="gramStart"/>
            <w:r>
              <w:t>page</w:t>
            </w:r>
            <w:proofErr w:type="gramEnd"/>
          </w:p>
          <w:p w14:paraId="7CB35133" w14:textId="77777777" w:rsidR="001A24B9" w:rsidRDefault="001A24B9" w:rsidP="00D51403">
            <w:pPr>
              <w:rPr>
                <w:ins w:id="61" w:author="Kaushalesh Kabra" w:date="2021-07-02T17:12:00Z"/>
              </w:rPr>
            </w:pPr>
          </w:p>
          <w:p w14:paraId="28689909" w14:textId="5EA1AAE1" w:rsidR="001A24B9" w:rsidRDefault="001A24B9" w:rsidP="00D51403">
            <w:ins w:id="62" w:author="Kaushalesh Kabra" w:date="2021-07-02T17:12:00Z">
              <w:r>
                <w:t xml:space="preserve">Instead of Adding one more screen to enter </w:t>
              </w:r>
              <w:proofErr w:type="gramStart"/>
              <w:r>
                <w:t>and also</w:t>
              </w:r>
              <w:proofErr w:type="gramEnd"/>
              <w:r>
                <w:t xml:space="preserve"> to go back, it can be done on one screen.</w:t>
              </w:r>
            </w:ins>
            <w:ins w:id="63" w:author="Kaushalesh Kabra" w:date="2021-07-02T17:13:00Z">
              <w:r>
                <w:t xml:space="preserve"> List of games </w:t>
              </w:r>
              <w:proofErr w:type="gramStart"/>
              <w:r>
                <w:t>in side</w:t>
              </w:r>
              <w:proofErr w:type="gramEnd"/>
              <w:r>
                <w:t xml:space="preserve"> scroll and auto selected for subway surfer. </w:t>
              </w:r>
            </w:ins>
          </w:p>
        </w:tc>
        <w:tc>
          <w:tcPr>
            <w:tcW w:w="4788" w:type="dxa"/>
          </w:tcPr>
          <w:p w14:paraId="4FC3C64F" w14:textId="7D9C524E" w:rsidR="009647F6" w:rsidRDefault="009647F6" w:rsidP="00D51403">
            <w:r>
              <w:rPr>
                <w:noProof/>
              </w:rPr>
              <w:drawing>
                <wp:inline distT="0" distB="0" distL="0" distR="0" wp14:anchorId="7236C0D9" wp14:editId="395DDB33">
                  <wp:extent cx="1668614" cy="2968869"/>
                  <wp:effectExtent l="133350" t="114300" r="122555" b="13652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4367" cy="2979104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93697C" w14:textId="77777777" w:rsidR="009647F6" w:rsidRDefault="009647F6" w:rsidP="009647F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855B6C" w14:paraId="5202812C" w14:textId="77777777" w:rsidTr="00D51403">
        <w:tc>
          <w:tcPr>
            <w:tcW w:w="4788" w:type="dxa"/>
          </w:tcPr>
          <w:p w14:paraId="49427F48" w14:textId="713BC195" w:rsidR="009647F6" w:rsidRDefault="001A24B9" w:rsidP="00D51403">
            <w:ins w:id="64" w:author="Kaushalesh Kabra" w:date="2021-07-02T17:13:00Z">
              <w:r>
                <w:t xml:space="preserve">Instead of Adding one more screen to enter </w:t>
              </w:r>
              <w:proofErr w:type="gramStart"/>
              <w:r>
                <w:t>and also</w:t>
              </w:r>
              <w:proofErr w:type="gramEnd"/>
              <w:r>
                <w:t xml:space="preserve"> to go back, it can be done on one screen. List of groups </w:t>
              </w:r>
              <w:proofErr w:type="gramStart"/>
              <w:r>
                <w:t>in side</w:t>
              </w:r>
              <w:proofErr w:type="gramEnd"/>
              <w:r>
                <w:t xml:space="preserve"> scroll and auto selected for 1</w:t>
              </w:r>
              <w:r w:rsidRPr="001A24B9">
                <w:rPr>
                  <w:vertAlign w:val="superscript"/>
                  <w:rPrChange w:id="65" w:author="Kaushalesh Kabra" w:date="2021-07-02T17:13:00Z">
                    <w:rPr/>
                  </w:rPrChange>
                </w:rPr>
                <w:t>st</w:t>
              </w:r>
              <w:r>
                <w:t xml:space="preserve"> group.</w:t>
              </w:r>
            </w:ins>
          </w:p>
        </w:tc>
        <w:tc>
          <w:tcPr>
            <w:tcW w:w="4788" w:type="dxa"/>
          </w:tcPr>
          <w:p w14:paraId="1719C0B4" w14:textId="6CE3B167" w:rsidR="009647F6" w:rsidRDefault="00855B6C" w:rsidP="00855B6C">
            <w:pPr>
              <w:tabs>
                <w:tab w:val="left" w:pos="4128"/>
              </w:tabs>
            </w:pPr>
            <w:r>
              <w:rPr>
                <w:noProof/>
              </w:rPr>
              <w:drawing>
                <wp:inline distT="0" distB="0" distL="0" distR="0" wp14:anchorId="58E77793" wp14:editId="010CFC58">
                  <wp:extent cx="2131942" cy="3793242"/>
                  <wp:effectExtent l="133350" t="114300" r="97155" b="15049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2533" cy="3812086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BB2433" w14:textId="6A397C2E" w:rsidR="009647F6" w:rsidRDefault="009647F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855B6C" w14:paraId="1B3376C5" w14:textId="77777777" w:rsidTr="00D51403">
        <w:tc>
          <w:tcPr>
            <w:tcW w:w="4788" w:type="dxa"/>
          </w:tcPr>
          <w:p w14:paraId="3F049442" w14:textId="77777777" w:rsidR="00855B6C" w:rsidRDefault="00855B6C" w:rsidP="00D51403"/>
        </w:tc>
        <w:tc>
          <w:tcPr>
            <w:tcW w:w="4788" w:type="dxa"/>
          </w:tcPr>
          <w:p w14:paraId="2DB88783" w14:textId="2AB30269" w:rsidR="00855B6C" w:rsidRDefault="00855B6C" w:rsidP="00D51403">
            <w:r>
              <w:rPr>
                <w:noProof/>
              </w:rPr>
              <w:drawing>
                <wp:inline distT="0" distB="0" distL="0" distR="0" wp14:anchorId="7CAF4C54" wp14:editId="4A1C3020">
                  <wp:extent cx="1833005" cy="3261360"/>
                  <wp:effectExtent l="152400" t="114300" r="129540" b="12954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9518" cy="3272949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6036AA" w14:textId="77777777" w:rsidR="00855B6C" w:rsidRDefault="00855B6C" w:rsidP="00855B6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855B6C" w14:paraId="7BEB7C61" w14:textId="77777777" w:rsidTr="00D51403">
        <w:tc>
          <w:tcPr>
            <w:tcW w:w="4788" w:type="dxa"/>
          </w:tcPr>
          <w:p w14:paraId="261DDC18" w14:textId="749FF817" w:rsidR="00855B6C" w:rsidRPr="008877C9" w:rsidRDefault="009A5C6F" w:rsidP="00D51403">
            <w:pPr>
              <w:rPr>
                <w:b/>
                <w:bCs/>
                <w:color w:val="FF0000"/>
              </w:rPr>
            </w:pPr>
            <w:r w:rsidRPr="008877C9">
              <w:rPr>
                <w:b/>
                <w:bCs/>
                <w:color w:val="FF0000"/>
              </w:rPr>
              <w:t xml:space="preserve">TBD </w:t>
            </w:r>
          </w:p>
        </w:tc>
        <w:tc>
          <w:tcPr>
            <w:tcW w:w="4788" w:type="dxa"/>
          </w:tcPr>
          <w:p w14:paraId="6291515E" w14:textId="0D73BFFF" w:rsidR="00855B6C" w:rsidRDefault="00855B6C" w:rsidP="00D51403">
            <w:r>
              <w:rPr>
                <w:noProof/>
              </w:rPr>
              <w:drawing>
                <wp:inline distT="0" distB="0" distL="0" distR="0" wp14:anchorId="5496EA99" wp14:editId="333A08E1">
                  <wp:extent cx="2004060" cy="3565708"/>
                  <wp:effectExtent l="133350" t="114300" r="110490" b="14922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1384" cy="3578739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5DE41A" w14:textId="54736EF0" w:rsidR="00855B6C" w:rsidRDefault="00855B6C"/>
    <w:p w14:paraId="6B73C6CD" w14:textId="539E899A" w:rsidR="00855B6C" w:rsidRDefault="00855B6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806"/>
        <w:gridCol w:w="3770"/>
      </w:tblGrid>
      <w:tr w:rsidR="00855B6C" w14:paraId="158FE1F9" w14:textId="77777777" w:rsidTr="00D51403">
        <w:tc>
          <w:tcPr>
            <w:tcW w:w="4788" w:type="dxa"/>
          </w:tcPr>
          <w:p w14:paraId="2CE03D2B" w14:textId="77777777" w:rsidR="00855B6C" w:rsidRDefault="00BC086E" w:rsidP="00D51403">
            <w:r>
              <w:lastRenderedPageBreak/>
              <w:t>Daily Streak Bonus as well</w:t>
            </w:r>
          </w:p>
          <w:p w14:paraId="19A0CCF3" w14:textId="77777777" w:rsidR="00BC086E" w:rsidRDefault="00BC086E" w:rsidP="00D51403"/>
          <w:p w14:paraId="3671B5D4" w14:textId="77777777" w:rsidR="00BC086E" w:rsidRDefault="00BC086E" w:rsidP="00D5140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FB5764" wp14:editId="3CB5958F">
                  <wp:extent cx="3549650" cy="1787477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0037" cy="17927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ECF8A6" w14:textId="77777777" w:rsidR="00457AE5" w:rsidRDefault="00457AE5" w:rsidP="00457AE5">
            <w:pPr>
              <w:rPr>
                <w:noProof/>
              </w:rPr>
            </w:pPr>
          </w:p>
          <w:p w14:paraId="199D182C" w14:textId="77777777" w:rsidR="00457AE5" w:rsidRDefault="00457AE5" w:rsidP="00457AE5">
            <w:pPr>
              <w:jc w:val="right"/>
            </w:pPr>
          </w:p>
          <w:p w14:paraId="4D49F7ED" w14:textId="77777777" w:rsidR="00457AE5" w:rsidRDefault="00457AE5" w:rsidP="00457AE5">
            <w:pPr>
              <w:jc w:val="right"/>
            </w:pPr>
          </w:p>
          <w:p w14:paraId="29B924DA" w14:textId="257C1DE9" w:rsidR="00457AE5" w:rsidRPr="008877C9" w:rsidRDefault="00457AE5" w:rsidP="00457AE5">
            <w:pPr>
              <w:rPr>
                <w:b/>
                <w:bCs/>
                <w:color w:val="FF0000"/>
              </w:rPr>
            </w:pPr>
            <w:r w:rsidRPr="008877C9">
              <w:rPr>
                <w:b/>
                <w:bCs/>
                <w:color w:val="FF0000"/>
              </w:rPr>
              <w:t xml:space="preserve">Both are same, we can incorporate either of these. </w:t>
            </w:r>
          </w:p>
          <w:p w14:paraId="37D08600" w14:textId="3AB5033C" w:rsidR="00457AE5" w:rsidRPr="00457AE5" w:rsidRDefault="00457AE5" w:rsidP="00457AE5"/>
        </w:tc>
        <w:tc>
          <w:tcPr>
            <w:tcW w:w="4788" w:type="dxa"/>
          </w:tcPr>
          <w:p w14:paraId="55B18032" w14:textId="0E332571" w:rsidR="00855B6C" w:rsidRDefault="00855B6C" w:rsidP="00D51403">
            <w:r>
              <w:rPr>
                <w:noProof/>
              </w:rPr>
              <w:drawing>
                <wp:inline distT="0" distB="0" distL="0" distR="0" wp14:anchorId="5FE4A0CE" wp14:editId="75860A23">
                  <wp:extent cx="1969770" cy="3504696"/>
                  <wp:effectExtent l="152400" t="114300" r="125730" b="15303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4513" cy="3513134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DCBED6" w14:textId="77777777" w:rsidR="00855B6C" w:rsidRDefault="00855B6C" w:rsidP="00855B6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855B6C" w14:paraId="24DBF2AB" w14:textId="77777777" w:rsidTr="00D51403">
        <w:tc>
          <w:tcPr>
            <w:tcW w:w="4788" w:type="dxa"/>
          </w:tcPr>
          <w:p w14:paraId="6E91E61D" w14:textId="77777777" w:rsidR="00855B6C" w:rsidRDefault="00855B6C" w:rsidP="00D51403"/>
        </w:tc>
        <w:tc>
          <w:tcPr>
            <w:tcW w:w="4788" w:type="dxa"/>
          </w:tcPr>
          <w:p w14:paraId="6E35E696" w14:textId="0FB1DF4B" w:rsidR="00855B6C" w:rsidRDefault="00855B6C" w:rsidP="00D51403">
            <w:r>
              <w:rPr>
                <w:noProof/>
              </w:rPr>
              <w:drawing>
                <wp:inline distT="0" distB="0" distL="0" distR="0" wp14:anchorId="266EEBCD" wp14:editId="6EEC77E4">
                  <wp:extent cx="2152650" cy="3830088"/>
                  <wp:effectExtent l="133350" t="114300" r="95250" b="15176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9069" cy="3841508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023E24" w14:textId="77777777" w:rsidR="00505A1C" w:rsidRDefault="00505A1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12"/>
        <w:gridCol w:w="4964"/>
      </w:tblGrid>
      <w:tr w:rsidR="00E77414" w14:paraId="4F903A9A" w14:textId="77777777" w:rsidTr="00A92367">
        <w:trPr>
          <w:trHeight w:val="8843"/>
        </w:trPr>
        <w:tc>
          <w:tcPr>
            <w:tcW w:w="4788" w:type="dxa"/>
          </w:tcPr>
          <w:p w14:paraId="038729F0" w14:textId="60068C40" w:rsidR="008877C9" w:rsidRDefault="00164DF5">
            <w:r>
              <w:t xml:space="preserve">This would be exercise section, will be accessed from </w:t>
            </w:r>
            <w:proofErr w:type="gramStart"/>
            <w:r>
              <w:t>Home</w:t>
            </w:r>
            <w:proofErr w:type="gramEnd"/>
            <w:r>
              <w:t xml:space="preserve"> screen</w:t>
            </w:r>
            <w:r w:rsidR="00F212D4">
              <w:t xml:space="preserve">, They are MCQ. </w:t>
            </w:r>
          </w:p>
          <w:p w14:paraId="763F6045" w14:textId="785D1BEB" w:rsidR="00CD438F" w:rsidRDefault="00CD438F"/>
          <w:p w14:paraId="7788C2A8" w14:textId="77777777" w:rsidR="00CD438F" w:rsidRDefault="00CD438F" w:rsidP="00CD438F">
            <w:pPr>
              <w:pStyle w:val="ListParagraph"/>
              <w:numPr>
                <w:ilvl w:val="0"/>
                <w:numId w:val="13"/>
              </w:numPr>
            </w:pPr>
            <w:r w:rsidRPr="00F23428">
              <w:t>Based on Excel, options would appear</w:t>
            </w:r>
            <w:r>
              <w:t xml:space="preserve"> (</w:t>
            </w:r>
            <w:proofErr w:type="spellStart"/>
            <w:r>
              <w:t>Dyanamic</w:t>
            </w:r>
            <w:proofErr w:type="spellEnd"/>
            <w:proofErr w:type="gramStart"/>
            <w:r>
              <w:t xml:space="preserve">),   </w:t>
            </w:r>
            <w:proofErr w:type="gramEnd"/>
            <w:r>
              <w:t xml:space="preserve">2,3,4 options. </w:t>
            </w:r>
          </w:p>
          <w:p w14:paraId="54A0A13D" w14:textId="65D7012E" w:rsidR="00CD438F" w:rsidRDefault="00CD438F" w:rsidP="00CD438F">
            <w:pPr>
              <w:pStyle w:val="ListParagraph"/>
              <w:numPr>
                <w:ilvl w:val="0"/>
                <w:numId w:val="13"/>
              </w:numPr>
            </w:pPr>
            <w:r>
              <w:t xml:space="preserve">There will be </w:t>
            </w:r>
            <w:ins w:id="66" w:author="Kaushalesh Kabra" w:date="2021-07-02T17:15:00Z">
              <w:r w:rsidR="00F24525">
                <w:t xml:space="preserve">two </w:t>
              </w:r>
            </w:ins>
            <w:del w:id="67" w:author="Kaushalesh Kabra" w:date="2021-07-02T17:15:00Z">
              <w:r w:rsidDel="00F24525">
                <w:delText xml:space="preserve">three </w:delText>
              </w:r>
            </w:del>
            <w:r>
              <w:t xml:space="preserve">lives. </w:t>
            </w:r>
          </w:p>
          <w:p w14:paraId="315684E4" w14:textId="22998E99" w:rsidR="00CD438F" w:rsidRDefault="00F24525" w:rsidP="00CD438F">
            <w:pPr>
              <w:pStyle w:val="ListParagraph"/>
              <w:numPr>
                <w:ilvl w:val="0"/>
                <w:numId w:val="13"/>
              </w:numPr>
            </w:pPr>
            <w:ins w:id="68" w:author="Kaushalesh Kabra" w:date="2021-07-02T17:16:00Z">
              <w:r>
                <w:t xml:space="preserve">For Word Power and Grammar, </w:t>
              </w:r>
              <w:proofErr w:type="spellStart"/>
              <w:r>
                <w:t>Eaach</w:t>
              </w:r>
              <w:proofErr w:type="spellEnd"/>
              <w:r>
                <w:t xml:space="preserve"> level would have 10 questions. </w:t>
              </w:r>
            </w:ins>
            <w:r w:rsidR="00CD438F">
              <w:t xml:space="preserve">Level up would </w:t>
            </w:r>
            <w:proofErr w:type="gramStart"/>
            <w:r w:rsidR="00CD438F">
              <w:t>happens</w:t>
            </w:r>
            <w:proofErr w:type="gramEnd"/>
            <w:r w:rsidR="00CD438F">
              <w:t xml:space="preserve"> </w:t>
            </w:r>
            <w:ins w:id="69" w:author="Kaushalesh Kabra" w:date="2021-07-02T17:16:00Z">
              <w:r>
                <w:t xml:space="preserve">if he </w:t>
              </w:r>
            </w:ins>
            <w:ins w:id="70" w:author="Kaushalesh Kabra" w:date="2021-07-02T17:17:00Z">
              <w:r>
                <w:t>has solve these 10 questions without losing all the live</w:t>
              </w:r>
            </w:ins>
            <w:ins w:id="71" w:author="Kaushalesh Kabra" w:date="2021-07-02T17:30:00Z">
              <w:r w:rsidR="003C00B6">
                <w:t>s</w:t>
              </w:r>
            </w:ins>
            <w:del w:id="72" w:author="Kaushalesh Kabra" w:date="2021-07-02T17:17:00Z">
              <w:r w:rsidR="00CD438F" w:rsidDel="00F24525">
                <w:delText>by giving 10 correct answers at one short.</w:delText>
              </w:r>
            </w:del>
            <w:r w:rsidR="00CD438F">
              <w:t xml:space="preserve"> </w:t>
            </w:r>
            <w:ins w:id="73" w:author="Kaushalesh Kabra" w:date="2021-07-02T17:20:00Z">
              <w:r>
                <w:t xml:space="preserve">After </w:t>
              </w:r>
            </w:ins>
            <w:ins w:id="74" w:author="Kaushalesh Kabra" w:date="2021-07-02T17:23:00Z">
              <w:r>
                <w:t>Level up, student would be given stars based on their performance and lives would be reset for next level.</w:t>
              </w:r>
            </w:ins>
          </w:p>
          <w:p w14:paraId="5F34EF99" w14:textId="7C454FA2" w:rsidR="00CD438F" w:rsidRDefault="00CD438F" w:rsidP="00CD438F">
            <w:pPr>
              <w:pStyle w:val="ListParagraph"/>
              <w:numPr>
                <w:ilvl w:val="0"/>
                <w:numId w:val="13"/>
              </w:numPr>
            </w:pPr>
            <w:r>
              <w:t xml:space="preserve">If user uses all lives, then player will start </w:t>
            </w:r>
            <w:del w:id="75" w:author="Kaushalesh Kabra" w:date="2021-07-02T17:19:00Z">
              <w:r w:rsidDel="00F24525">
                <w:delText>from last level up.</w:delText>
              </w:r>
            </w:del>
            <w:ins w:id="76" w:author="Kaushalesh Kabra" w:date="2021-07-02T17:19:00Z">
              <w:r w:rsidR="00F24525">
                <w:t>that level again</w:t>
              </w:r>
            </w:ins>
            <w:del w:id="77" w:author="Kaushalesh Kabra" w:date="2021-07-02T17:19:00Z">
              <w:r w:rsidDel="00F24525">
                <w:delText xml:space="preserve"> </w:delText>
              </w:r>
            </w:del>
          </w:p>
          <w:p w14:paraId="7EA9E997" w14:textId="11F2746E" w:rsidR="00D722A1" w:rsidRDefault="00D722A1" w:rsidP="00CD438F">
            <w:pPr>
              <w:pStyle w:val="ListParagraph"/>
              <w:numPr>
                <w:ilvl w:val="0"/>
                <w:numId w:val="13"/>
              </w:numPr>
            </w:pPr>
            <w:r>
              <w:t xml:space="preserve">Player will be given 20 seconds to answer one question. </w:t>
            </w:r>
          </w:p>
          <w:p w14:paraId="22EE78E1" w14:textId="77777777" w:rsidR="00C1536B" w:rsidRDefault="00C1536B" w:rsidP="00C1536B">
            <w:pPr>
              <w:pStyle w:val="ListParagraph"/>
              <w:numPr>
                <w:ilvl w:val="0"/>
                <w:numId w:val="13"/>
              </w:numPr>
            </w:pPr>
            <w:r>
              <w:t xml:space="preserve">Every correct </w:t>
            </w:r>
            <w:proofErr w:type="gramStart"/>
            <w:r>
              <w:t>answers</w:t>
            </w:r>
            <w:proofErr w:type="gramEnd"/>
            <w:r>
              <w:t xml:space="preserve">:  100 Points </w:t>
            </w:r>
          </w:p>
          <w:p w14:paraId="1D695B28" w14:textId="299CAD20" w:rsidR="00C1536B" w:rsidRDefault="00C1536B" w:rsidP="00CD438F">
            <w:pPr>
              <w:pStyle w:val="ListParagraph"/>
              <w:numPr>
                <w:ilvl w:val="0"/>
                <w:numId w:val="13"/>
              </w:numPr>
            </w:pPr>
            <w:r>
              <w:t xml:space="preserve">And 50 coins </w:t>
            </w:r>
          </w:p>
          <w:p w14:paraId="2704F318" w14:textId="77777777" w:rsidR="00CD438F" w:rsidRDefault="00CD438F"/>
          <w:p w14:paraId="3B0EE4A6" w14:textId="17CAF63C" w:rsidR="00F212D4" w:rsidRDefault="00F212D4">
            <w:r>
              <w:t xml:space="preserve">They will appear based on grade 1, 2, 3,4 ,5 6, so admin will have categories to </w:t>
            </w:r>
            <w:proofErr w:type="spellStart"/>
            <w:r>
              <w:t>based</w:t>
            </w:r>
            <w:proofErr w:type="spellEnd"/>
            <w:r>
              <w:t xml:space="preserve"> on grade to upload questions. </w:t>
            </w:r>
          </w:p>
          <w:p w14:paraId="1CC7D9F2" w14:textId="2BAF4D58" w:rsidR="00164DF5" w:rsidRDefault="00164DF5">
            <w:r>
              <w:t xml:space="preserve">Total Score and Current level will be </w:t>
            </w:r>
            <w:proofErr w:type="gramStart"/>
            <w:r>
              <w:t>shown</w:t>
            </w:r>
            <w:proofErr w:type="gramEnd"/>
            <w:r>
              <w:t xml:space="preserve"> and user can participate. </w:t>
            </w:r>
          </w:p>
          <w:p w14:paraId="4DF74C5B" w14:textId="0EE1F53E" w:rsidR="00A92367" w:rsidRDefault="00A92367">
            <w:r>
              <w:t xml:space="preserve">These sections has been categories </w:t>
            </w:r>
            <w:proofErr w:type="gramStart"/>
            <w:r>
              <w:t>as :</w:t>
            </w:r>
            <w:proofErr w:type="gramEnd"/>
            <w:r>
              <w:t xml:space="preserve"> </w:t>
            </w:r>
          </w:p>
          <w:p w14:paraId="0D89FCE8" w14:textId="01B7F84C" w:rsidR="00A92367" w:rsidRDefault="00A92367"/>
          <w:p w14:paraId="181909FB" w14:textId="77777777" w:rsidR="00A92367" w:rsidRDefault="00A92367" w:rsidP="00A92367">
            <w:pPr>
              <w:rPr>
                <w:b/>
                <w:bCs/>
              </w:rPr>
            </w:pPr>
            <w:r w:rsidRPr="00C20BAE">
              <w:rPr>
                <w:b/>
                <w:bCs/>
              </w:rPr>
              <w:t xml:space="preserve">Word </w:t>
            </w:r>
            <w:proofErr w:type="gramStart"/>
            <w:r w:rsidRPr="00C20BAE">
              <w:rPr>
                <w:b/>
                <w:bCs/>
              </w:rPr>
              <w:t xml:space="preserve">power </w:t>
            </w:r>
            <w:r>
              <w:rPr>
                <w:b/>
                <w:bCs/>
              </w:rPr>
              <w:t>:</w:t>
            </w:r>
            <w:proofErr w:type="gramEnd"/>
            <w:r>
              <w:rPr>
                <w:b/>
                <w:bCs/>
              </w:rPr>
              <w:t xml:space="preserve"> </w:t>
            </w:r>
          </w:p>
          <w:p w14:paraId="13A0AC4A" w14:textId="77777777" w:rsidR="00A92367" w:rsidRPr="00356AEF" w:rsidRDefault="00A92367" w:rsidP="00A92367">
            <w:pPr>
              <w:pStyle w:val="ListParagraph"/>
              <w:numPr>
                <w:ilvl w:val="0"/>
                <w:numId w:val="11"/>
              </w:numPr>
            </w:pPr>
            <w:r w:rsidRPr="00356AEF">
              <w:t xml:space="preserve">Synonyms </w:t>
            </w:r>
          </w:p>
          <w:p w14:paraId="15FE5F03" w14:textId="77777777" w:rsidR="00A92367" w:rsidRPr="00356AEF" w:rsidRDefault="00A92367" w:rsidP="00A92367">
            <w:pPr>
              <w:pStyle w:val="ListParagraph"/>
              <w:numPr>
                <w:ilvl w:val="0"/>
                <w:numId w:val="11"/>
              </w:numPr>
            </w:pPr>
            <w:r w:rsidRPr="00356AEF">
              <w:t xml:space="preserve">Antonyms </w:t>
            </w:r>
          </w:p>
          <w:p w14:paraId="5A8FBE8B" w14:textId="77777777" w:rsidR="00A92367" w:rsidRPr="00356AEF" w:rsidRDefault="00A92367" w:rsidP="00A92367">
            <w:pPr>
              <w:pStyle w:val="ListParagraph"/>
              <w:numPr>
                <w:ilvl w:val="0"/>
                <w:numId w:val="11"/>
              </w:numPr>
            </w:pPr>
            <w:r w:rsidRPr="00356AEF">
              <w:t xml:space="preserve">Suffix </w:t>
            </w:r>
          </w:p>
          <w:p w14:paraId="578DCD23" w14:textId="77777777" w:rsidR="00A92367" w:rsidRPr="00356AEF" w:rsidRDefault="00A92367" w:rsidP="00A92367">
            <w:pPr>
              <w:pStyle w:val="ListParagraph"/>
              <w:numPr>
                <w:ilvl w:val="0"/>
                <w:numId w:val="11"/>
              </w:numPr>
            </w:pPr>
            <w:r w:rsidRPr="00356AEF">
              <w:t xml:space="preserve">Prefix </w:t>
            </w:r>
          </w:p>
          <w:p w14:paraId="76038E1B" w14:textId="3F16D579" w:rsidR="00A92367" w:rsidRPr="00356AEF" w:rsidRDefault="00A92367" w:rsidP="00A92367">
            <w:pPr>
              <w:pStyle w:val="ListParagraph"/>
              <w:numPr>
                <w:ilvl w:val="0"/>
                <w:numId w:val="11"/>
              </w:numPr>
            </w:pPr>
            <w:del w:id="78" w:author="Kaushalesh Kabra" w:date="2021-07-02T17:24:00Z">
              <w:r w:rsidRPr="00356AEF" w:rsidDel="00F24525">
                <w:delText>1 Words</w:delText>
              </w:r>
            </w:del>
            <w:r w:rsidRPr="00356AEF">
              <w:t xml:space="preserve"> </w:t>
            </w:r>
            <w:ins w:id="79" w:author="Kaushalesh Kabra" w:date="2021-07-02T17:24:00Z">
              <w:r w:rsidR="00F24525">
                <w:t xml:space="preserve"> One Word For</w:t>
              </w:r>
            </w:ins>
          </w:p>
          <w:p w14:paraId="016F8C36" w14:textId="77777777" w:rsidR="00A92367" w:rsidRDefault="00A92367" w:rsidP="00A92367">
            <w:pPr>
              <w:pStyle w:val="ListParagraph"/>
              <w:numPr>
                <w:ilvl w:val="0"/>
                <w:numId w:val="11"/>
              </w:numPr>
            </w:pPr>
            <w:r w:rsidRPr="00356AEF">
              <w:t>Idioms and phrases</w:t>
            </w:r>
          </w:p>
          <w:p w14:paraId="2F62A466" w14:textId="77777777" w:rsidR="00A92367" w:rsidRPr="00356AEF" w:rsidRDefault="00A92367" w:rsidP="00A92367">
            <w:pPr>
              <w:pStyle w:val="ListParagraph"/>
              <w:numPr>
                <w:ilvl w:val="0"/>
                <w:numId w:val="11"/>
              </w:numPr>
            </w:pPr>
            <w:r>
              <w:t xml:space="preserve">Mix </w:t>
            </w:r>
            <w:proofErr w:type="gramStart"/>
            <w:r>
              <w:t>( They</w:t>
            </w:r>
            <w:proofErr w:type="gramEnd"/>
            <w:r>
              <w:t xml:space="preserve"> will be jumbled with mix questions) </w:t>
            </w:r>
          </w:p>
          <w:p w14:paraId="4BDBDFCF" w14:textId="77777777" w:rsidR="00A92367" w:rsidRDefault="00A92367"/>
          <w:p w14:paraId="50D6B68C" w14:textId="456BF136" w:rsidR="00F212D4" w:rsidRDefault="00F212D4" w:rsidP="00F212D4">
            <w:pPr>
              <w:rPr>
                <w:b/>
                <w:bCs/>
              </w:rPr>
            </w:pPr>
            <w:r w:rsidRPr="00E6555C">
              <w:rPr>
                <w:b/>
                <w:bCs/>
              </w:rPr>
              <w:t>Grammar</w:t>
            </w:r>
            <w:r>
              <w:rPr>
                <w:b/>
                <w:bCs/>
              </w:rPr>
              <w:t xml:space="preserve">: </w:t>
            </w:r>
          </w:p>
          <w:p w14:paraId="582603C8" w14:textId="01D60480" w:rsidR="00F212D4" w:rsidRDefault="00F212D4" w:rsidP="00F212D4">
            <w:pPr>
              <w:rPr>
                <w:sz w:val="20"/>
                <w:szCs w:val="20"/>
              </w:rPr>
            </w:pPr>
            <w:proofErr w:type="gramStart"/>
            <w:r w:rsidRPr="00356AEF">
              <w:rPr>
                <w:sz w:val="20"/>
                <w:szCs w:val="20"/>
              </w:rPr>
              <w:t xml:space="preserve">MCQ </w:t>
            </w:r>
            <w:ins w:id="80" w:author="Kaushalesh Kabra" w:date="2021-07-02T17:24:00Z">
              <w:r w:rsidR="00F24525">
                <w:rPr>
                  <w:sz w:val="20"/>
                  <w:szCs w:val="20"/>
                </w:rPr>
                <w:t>.</w:t>
              </w:r>
              <w:proofErr w:type="gramEnd"/>
              <w:r w:rsidR="00F24525">
                <w:rPr>
                  <w:sz w:val="20"/>
                  <w:szCs w:val="20"/>
                </w:rPr>
                <w:t xml:space="preserve"> Topics to be </w:t>
              </w:r>
              <w:proofErr w:type="gramStart"/>
              <w:r w:rsidR="00F24525">
                <w:rPr>
                  <w:sz w:val="20"/>
                  <w:szCs w:val="20"/>
                </w:rPr>
                <w:t>given</w:t>
              </w:r>
            </w:ins>
            <w:proofErr w:type="gramEnd"/>
          </w:p>
          <w:p w14:paraId="1D466743" w14:textId="77777777" w:rsidR="00F212D4" w:rsidRPr="00356AEF" w:rsidRDefault="00F212D4" w:rsidP="00F212D4">
            <w:pPr>
              <w:rPr>
                <w:sz w:val="20"/>
                <w:szCs w:val="20"/>
              </w:rPr>
            </w:pPr>
          </w:p>
          <w:p w14:paraId="6EB5B853" w14:textId="77777777" w:rsidR="00F212D4" w:rsidRDefault="00F212D4" w:rsidP="00F212D4">
            <w:pPr>
              <w:rPr>
                <w:b/>
                <w:bCs/>
              </w:rPr>
            </w:pPr>
            <w:r w:rsidRPr="006B2851">
              <w:rPr>
                <w:b/>
                <w:bCs/>
              </w:rPr>
              <w:t>Reading:</w:t>
            </w:r>
          </w:p>
          <w:p w14:paraId="4C6D3A91" w14:textId="77777777" w:rsidR="00F212D4" w:rsidRPr="00356AEF" w:rsidRDefault="00F212D4" w:rsidP="00F212D4">
            <w:pPr>
              <w:pStyle w:val="ListParagraph"/>
              <w:numPr>
                <w:ilvl w:val="0"/>
                <w:numId w:val="12"/>
              </w:numPr>
            </w:pPr>
            <w:r w:rsidRPr="00356AEF">
              <w:t xml:space="preserve">MCQ with Word Animation  </w:t>
            </w:r>
          </w:p>
          <w:p w14:paraId="156CB49B" w14:textId="2ED93572" w:rsidR="00F212D4" w:rsidRDefault="00F212D4" w:rsidP="00F212D4">
            <w:pPr>
              <w:pStyle w:val="ListParagraph"/>
              <w:numPr>
                <w:ilvl w:val="0"/>
                <w:numId w:val="12"/>
              </w:numPr>
            </w:pPr>
            <w:r w:rsidRPr="00356AEF">
              <w:t>One Grade 1 and Grade 2, sentence would be staying there</w:t>
            </w:r>
            <w:r>
              <w:t xml:space="preserve"> and </w:t>
            </w:r>
            <w:proofErr w:type="gramStart"/>
            <w:r>
              <w:t>settled</w:t>
            </w:r>
            <w:proofErr w:type="gramEnd"/>
          </w:p>
          <w:p w14:paraId="3F980B50" w14:textId="45D3A741" w:rsidR="00164DF5" w:rsidRDefault="00F212D4" w:rsidP="00F831BD">
            <w:pPr>
              <w:pStyle w:val="ListParagraph"/>
              <w:numPr>
                <w:ilvl w:val="0"/>
                <w:numId w:val="12"/>
              </w:numPr>
              <w:rPr>
                <w:ins w:id="81" w:author="Kaushalesh Kabra" w:date="2021-07-02T17:28:00Z"/>
              </w:rPr>
            </w:pPr>
            <w:r>
              <w:lastRenderedPageBreak/>
              <w:t xml:space="preserve">Rest all </w:t>
            </w:r>
            <w:proofErr w:type="gramStart"/>
            <w:r>
              <w:t>sentence</w:t>
            </w:r>
            <w:proofErr w:type="gramEnd"/>
            <w:r>
              <w:t xml:space="preserve"> would get vanish. </w:t>
            </w:r>
          </w:p>
          <w:p w14:paraId="63C4405A" w14:textId="65EC92D2" w:rsidR="003C00B6" w:rsidRDefault="003C00B6" w:rsidP="00F831BD">
            <w:pPr>
              <w:pStyle w:val="ListParagraph"/>
              <w:numPr>
                <w:ilvl w:val="0"/>
                <w:numId w:val="12"/>
              </w:numPr>
              <w:rPr>
                <w:ins w:id="82" w:author="Kaushalesh Kabra" w:date="2021-07-02T17:24:00Z"/>
              </w:rPr>
            </w:pPr>
            <w:ins w:id="83" w:author="Kaushalesh Kabra" w:date="2021-07-02T17:28:00Z">
              <w:r>
                <w:t>Only 3 passages per day</w:t>
              </w:r>
            </w:ins>
          </w:p>
          <w:p w14:paraId="1BF9CE3A" w14:textId="74DC6320" w:rsidR="00F24525" w:rsidRDefault="00F24525" w:rsidP="00F831BD">
            <w:pPr>
              <w:pStyle w:val="ListParagraph"/>
              <w:numPr>
                <w:ilvl w:val="0"/>
                <w:numId w:val="12"/>
              </w:numPr>
              <w:rPr>
                <w:ins w:id="84" w:author="Kaushalesh Kabra" w:date="2021-07-02T17:24:00Z"/>
              </w:rPr>
            </w:pPr>
            <w:ins w:id="85" w:author="Kaushalesh Kabra" w:date="2021-07-02T17:24:00Z">
              <w:r>
                <w:t xml:space="preserve">3 passages in </w:t>
              </w:r>
              <w:r w:rsidR="003C00B6">
                <w:t>one level</w:t>
              </w:r>
            </w:ins>
            <w:ins w:id="86" w:author="Kaushalesh Kabra" w:date="2021-07-02T17:25:00Z">
              <w:r w:rsidR="003C00B6">
                <w:t xml:space="preserve">. </w:t>
              </w:r>
            </w:ins>
            <w:ins w:id="87" w:author="Kaushalesh Kabra" w:date="2021-07-02T17:27:00Z">
              <w:r w:rsidR="003C00B6">
                <w:t xml:space="preserve">Each passage would have 3-5 questions having 2-4 options each. </w:t>
              </w:r>
            </w:ins>
            <w:ins w:id="88" w:author="Kaushalesh Kabra" w:date="2021-07-02T17:25:00Z">
              <w:r w:rsidR="003C00B6">
                <w:t xml:space="preserve">3 lives </w:t>
              </w:r>
            </w:ins>
            <w:ins w:id="89" w:author="Kaushalesh Kabra" w:date="2021-07-02T17:26:00Z">
              <w:r w:rsidR="003C00B6">
                <w:t xml:space="preserve">to be given in Total. </w:t>
              </w:r>
            </w:ins>
            <w:ins w:id="90" w:author="Kaushalesh Kabra" w:date="2021-07-02T17:27:00Z">
              <w:r w:rsidR="003C00B6">
                <w:t xml:space="preserve">If all the questions of that level </w:t>
              </w:r>
              <w:proofErr w:type="gramStart"/>
              <w:r w:rsidR="003C00B6">
                <w:t>is</w:t>
              </w:r>
              <w:proofErr w:type="gramEnd"/>
              <w:r w:rsidR="003C00B6">
                <w:t xml:space="preserve"> solved with lives in hand then level up.</w:t>
              </w:r>
            </w:ins>
          </w:p>
          <w:p w14:paraId="7E662B4E" w14:textId="74AA52D4" w:rsidR="003C00B6" w:rsidRDefault="003C00B6" w:rsidP="00F831BD">
            <w:pPr>
              <w:pStyle w:val="ListParagraph"/>
              <w:numPr>
                <w:ilvl w:val="0"/>
                <w:numId w:val="12"/>
              </w:numPr>
            </w:pPr>
            <w:ins w:id="91" w:author="Kaushalesh Kabra" w:date="2021-07-02T17:25:00Z">
              <w:r>
                <w:t xml:space="preserve">Level </w:t>
              </w:r>
            </w:ins>
            <w:ins w:id="92" w:author="Kaushalesh Kabra" w:date="2021-07-02T17:28:00Z">
              <w:r>
                <w:t xml:space="preserve">increase </w:t>
              </w:r>
            </w:ins>
            <w:ins w:id="93" w:author="Kaushalesh Kabra" w:date="2021-07-02T17:25:00Z">
              <w:r>
                <w:t>would be on speed</w:t>
              </w:r>
            </w:ins>
            <w:ins w:id="94" w:author="Kaushalesh Kabra" w:date="2021-07-02T17:29:00Z">
              <w:r>
                <w:t xml:space="preserve">. For </w:t>
              </w:r>
              <w:proofErr w:type="spellStart"/>
              <w:r>
                <w:t>Eg.</w:t>
              </w:r>
              <w:proofErr w:type="spellEnd"/>
              <w:r>
                <w:t xml:space="preserve"> For class 3 – Level 1 - 70 words per minute, Level 2 – 75 words per minute </w:t>
              </w:r>
            </w:ins>
            <w:ins w:id="95" w:author="Kaushalesh Kabra" w:date="2021-07-02T17:30:00Z">
              <w:r>
                <w:t>and so on.</w:t>
              </w:r>
            </w:ins>
          </w:p>
          <w:p w14:paraId="5D261F64" w14:textId="77777777" w:rsidR="008877C9" w:rsidRDefault="008877C9"/>
          <w:p w14:paraId="2A243010" w14:textId="7360A1A5" w:rsidR="008877C9" w:rsidRDefault="008877C9"/>
        </w:tc>
        <w:tc>
          <w:tcPr>
            <w:tcW w:w="4788" w:type="dxa"/>
          </w:tcPr>
          <w:p w14:paraId="4954A6CF" w14:textId="56F10324" w:rsidR="008877C9" w:rsidRDefault="00164DF5">
            <w:r>
              <w:rPr>
                <w:noProof/>
              </w:rPr>
              <w:lastRenderedPageBreak/>
              <w:drawing>
                <wp:inline distT="0" distB="0" distL="0" distR="0" wp14:anchorId="730EDCCD" wp14:editId="45780BD6">
                  <wp:extent cx="3015035" cy="536448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2446" cy="54310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8417F0" w14:textId="77777777" w:rsidR="008877C9" w:rsidRDefault="008877C9"/>
    <w:p w14:paraId="7C9AE48F" w14:textId="77777777" w:rsidR="008877C9" w:rsidRDefault="008877C9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ED13C7" w14:paraId="14D5ECA6" w14:textId="77777777" w:rsidTr="00ED13C7">
        <w:tc>
          <w:tcPr>
            <w:tcW w:w="4788" w:type="dxa"/>
          </w:tcPr>
          <w:p w14:paraId="44E0CED4" w14:textId="77777777" w:rsidR="00ED13C7" w:rsidRDefault="00ED13C7">
            <w:r>
              <w:lastRenderedPageBreak/>
              <w:t xml:space="preserve">This will be accessed from </w:t>
            </w:r>
            <w:proofErr w:type="gramStart"/>
            <w:r>
              <w:t>Home</w:t>
            </w:r>
            <w:proofErr w:type="gramEnd"/>
            <w:r>
              <w:t xml:space="preserve"> screen, clicking on Games. </w:t>
            </w:r>
          </w:p>
          <w:p w14:paraId="39CEE21A" w14:textId="77777777" w:rsidR="00ED13C7" w:rsidRDefault="00ED13C7">
            <w:r>
              <w:t>There will be two games:</w:t>
            </w:r>
          </w:p>
          <w:p w14:paraId="27A5FBAA" w14:textId="77777777" w:rsidR="00ED13C7" w:rsidRDefault="00ED13C7"/>
          <w:p w14:paraId="1FA957A5" w14:textId="77777777" w:rsidR="00ED13C7" w:rsidRDefault="00ED13C7">
            <w:r>
              <w:t xml:space="preserve">Subway Surfer: </w:t>
            </w:r>
          </w:p>
          <w:p w14:paraId="38B9E4A4" w14:textId="77777777" w:rsidR="00ED13C7" w:rsidRDefault="00ED13C7">
            <w:r>
              <w:t xml:space="preserve">Single Player &amp; Multiplayer </w:t>
            </w:r>
          </w:p>
          <w:p w14:paraId="66E9B189" w14:textId="77777777" w:rsidR="001D6C28" w:rsidRDefault="001D6C28"/>
          <w:p w14:paraId="1F87BAAF" w14:textId="77777777" w:rsidR="001D6C28" w:rsidRDefault="001D6C28">
            <w:r>
              <w:t xml:space="preserve">Train Game: </w:t>
            </w:r>
          </w:p>
          <w:p w14:paraId="6D1C3BE7" w14:textId="5712C902" w:rsidR="001D6C28" w:rsidRDefault="001D6C28">
            <w:r>
              <w:t xml:space="preserve">Single player </w:t>
            </w:r>
          </w:p>
        </w:tc>
        <w:tc>
          <w:tcPr>
            <w:tcW w:w="4788" w:type="dxa"/>
          </w:tcPr>
          <w:p w14:paraId="6F330F11" w14:textId="58DC3FA0" w:rsidR="00ED13C7" w:rsidRDefault="00ED13C7">
            <w:r>
              <w:rPr>
                <w:noProof/>
              </w:rPr>
              <w:drawing>
                <wp:inline distT="0" distB="0" distL="0" distR="0" wp14:anchorId="1205CF0E" wp14:editId="56330BD5">
                  <wp:extent cx="2298869" cy="4090242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0344" cy="41106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B26E51" w14:textId="77777777" w:rsidR="00C1536B" w:rsidRDefault="00C1536B">
      <w:pPr>
        <w:rPr>
          <w:b/>
          <w:bCs/>
          <w:sz w:val="28"/>
          <w:szCs w:val="28"/>
        </w:rPr>
      </w:pPr>
    </w:p>
    <w:p w14:paraId="6C66B25B" w14:textId="04F4F046" w:rsidR="00631AF5" w:rsidRPr="00CA4407" w:rsidRDefault="00CD438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Game </w:t>
      </w:r>
      <w:proofErr w:type="gramStart"/>
      <w:r>
        <w:rPr>
          <w:b/>
          <w:bCs/>
          <w:sz w:val="28"/>
          <w:szCs w:val="28"/>
        </w:rPr>
        <w:t xml:space="preserve">Description </w:t>
      </w:r>
      <w:r w:rsidR="00631AF5" w:rsidRPr="00CA4407">
        <w:rPr>
          <w:b/>
          <w:bCs/>
          <w:sz w:val="28"/>
          <w:szCs w:val="28"/>
        </w:rPr>
        <w:t>:</w:t>
      </w:r>
      <w:proofErr w:type="gramEnd"/>
      <w:r w:rsidR="00631AF5" w:rsidRPr="00CA4407">
        <w:rPr>
          <w:b/>
          <w:bCs/>
          <w:sz w:val="28"/>
          <w:szCs w:val="28"/>
        </w:rPr>
        <w:t xml:space="preserve"> </w:t>
      </w:r>
    </w:p>
    <w:p w14:paraId="6872617C" w14:textId="23278CBB" w:rsidR="00631AF5" w:rsidRPr="00CD438F" w:rsidRDefault="00631AF5">
      <w:pPr>
        <w:rPr>
          <w:b/>
          <w:bCs/>
        </w:rPr>
      </w:pPr>
      <w:r w:rsidRPr="00CD438F">
        <w:rPr>
          <w:b/>
          <w:bCs/>
        </w:rPr>
        <w:t xml:space="preserve">Subway Surfer: </w:t>
      </w:r>
    </w:p>
    <w:p w14:paraId="3F4EAE83" w14:textId="4EB8A288" w:rsidR="00631AF5" w:rsidRDefault="00631AF5" w:rsidP="00631AF5">
      <w:pPr>
        <w:pStyle w:val="ListParagraph"/>
        <w:numPr>
          <w:ilvl w:val="0"/>
          <w:numId w:val="4"/>
        </w:numPr>
      </w:pPr>
      <w:r>
        <w:t xml:space="preserve">There will be </w:t>
      </w:r>
      <w:r w:rsidR="0005455A">
        <w:t>questions</w:t>
      </w:r>
      <w:r>
        <w:t xml:space="preserve"> coming from hot air balloon banner</w:t>
      </w:r>
      <w:r w:rsidR="001E3410">
        <w:t xml:space="preserve">. </w:t>
      </w:r>
    </w:p>
    <w:p w14:paraId="25E065B7" w14:textId="69533110" w:rsidR="00631AF5" w:rsidRDefault="00631AF5" w:rsidP="00631AF5">
      <w:pPr>
        <w:pStyle w:val="ListParagraph"/>
        <w:numPr>
          <w:ilvl w:val="0"/>
          <w:numId w:val="4"/>
        </w:numPr>
      </w:pPr>
      <w:r>
        <w:t>One Question with 3</w:t>
      </w:r>
      <w:r w:rsidR="001A2669">
        <w:t xml:space="preserve"> </w:t>
      </w:r>
      <w:r>
        <w:t xml:space="preserve">Option would be there in the banner. </w:t>
      </w:r>
    </w:p>
    <w:p w14:paraId="0907C1C2" w14:textId="298D901F" w:rsidR="00631AF5" w:rsidRDefault="0005455A" w:rsidP="00631AF5">
      <w:pPr>
        <w:pStyle w:val="ListParagraph"/>
        <w:numPr>
          <w:ilvl w:val="0"/>
          <w:numId w:val="4"/>
        </w:numPr>
      </w:pPr>
      <w:r>
        <w:t xml:space="preserve">There will be answers Laying on the Check post in the form of Star, Ribbon on an obstacle </w:t>
      </w:r>
      <w:proofErr w:type="spellStart"/>
      <w:r>
        <w:t>etc</w:t>
      </w:r>
      <w:proofErr w:type="spellEnd"/>
      <w:r w:rsidR="004E14F8">
        <w:t xml:space="preserve">, player must select one to give answer and use Nitro power up for fast run and answer. </w:t>
      </w:r>
    </w:p>
    <w:p w14:paraId="2DC9B909" w14:textId="0428C5AC" w:rsidR="0005455A" w:rsidRDefault="00847D25" w:rsidP="00631AF5">
      <w:pPr>
        <w:pStyle w:val="ListParagraph"/>
        <w:numPr>
          <w:ilvl w:val="0"/>
          <w:numId w:val="4"/>
        </w:numPr>
      </w:pPr>
      <w:r>
        <w:t xml:space="preserve">There will be </w:t>
      </w:r>
      <w:proofErr w:type="gramStart"/>
      <w:r>
        <w:t>three(</w:t>
      </w:r>
      <w:proofErr w:type="gramEnd"/>
      <w:r>
        <w:t xml:space="preserve">3) lives for user. </w:t>
      </w:r>
    </w:p>
    <w:p w14:paraId="0D63E9F4" w14:textId="77777777" w:rsidR="005C1F11" w:rsidRPr="005C1F11" w:rsidRDefault="005C1F11" w:rsidP="005C1F11">
      <w:pPr>
        <w:shd w:val="clear" w:color="auto" w:fill="292929"/>
        <w:spacing w:after="0" w:line="240" w:lineRule="auto"/>
      </w:pPr>
      <w:proofErr w:type="gramStart"/>
      <w:r w:rsidRPr="005C1F11">
        <w:t>Powers :</w:t>
      </w:r>
      <w:proofErr w:type="gramEnd"/>
    </w:p>
    <w:p w14:paraId="4D12F4CE" w14:textId="636728CE" w:rsidR="005C1F11" w:rsidRPr="005C1F11" w:rsidRDefault="005C1F11" w:rsidP="005C1F11">
      <w:pPr>
        <w:numPr>
          <w:ilvl w:val="0"/>
          <w:numId w:val="5"/>
        </w:numPr>
        <w:shd w:val="clear" w:color="auto" w:fill="292929"/>
        <w:spacing w:before="100" w:beforeAutospacing="1" w:after="100" w:afterAutospacing="1" w:line="240" w:lineRule="auto"/>
      </w:pPr>
      <w:r w:rsidRPr="005C1F11">
        <w:t xml:space="preserve">Slow </w:t>
      </w:r>
      <w:proofErr w:type="gramStart"/>
      <w:r w:rsidRPr="005C1F11">
        <w:t>motion :</w:t>
      </w:r>
      <w:proofErr w:type="gramEnd"/>
      <w:r w:rsidRPr="005C1F11">
        <w:t xml:space="preserve"> User can run in Slow motion reducing the speed to -20x</w:t>
      </w:r>
      <w:ins w:id="96" w:author="Kaushalesh Kabra" w:date="2021-07-02T17:40:00Z">
        <w:r w:rsidR="00A32CB7">
          <w:t xml:space="preserve"> (can be reduced to -10x depending upon game play)</w:t>
        </w:r>
      </w:ins>
    </w:p>
    <w:p w14:paraId="6B466165" w14:textId="77777777" w:rsidR="005C1F11" w:rsidRPr="005C1F11" w:rsidRDefault="005C1F11" w:rsidP="005C1F11">
      <w:pPr>
        <w:numPr>
          <w:ilvl w:val="0"/>
          <w:numId w:val="5"/>
        </w:numPr>
        <w:shd w:val="clear" w:color="auto" w:fill="292929"/>
        <w:spacing w:before="100" w:beforeAutospacing="1" w:after="100" w:afterAutospacing="1" w:line="240" w:lineRule="auto"/>
      </w:pPr>
      <w:proofErr w:type="gramStart"/>
      <w:r w:rsidRPr="005C1F11">
        <w:t>Bicycle  :</w:t>
      </w:r>
      <w:proofErr w:type="gramEnd"/>
      <w:r w:rsidRPr="005C1F11">
        <w:t xml:space="preserve"> additional vehicle to be added which the user can get as power. On accident with obstacle the vehicle goes away. The user continues the </w:t>
      </w:r>
      <w:proofErr w:type="gramStart"/>
      <w:r w:rsidRPr="005C1F11">
        <w:t>game</w:t>
      </w:r>
      <w:proofErr w:type="gramEnd"/>
    </w:p>
    <w:p w14:paraId="06134260" w14:textId="77777777" w:rsidR="005C1F11" w:rsidRPr="005C1F11" w:rsidRDefault="005C1F11" w:rsidP="005C1F11">
      <w:pPr>
        <w:numPr>
          <w:ilvl w:val="0"/>
          <w:numId w:val="5"/>
        </w:numPr>
        <w:shd w:val="clear" w:color="auto" w:fill="292929"/>
        <w:spacing w:before="100" w:beforeAutospacing="1" w:after="100" w:afterAutospacing="1" w:line="240" w:lineRule="auto"/>
      </w:pPr>
      <w:proofErr w:type="gramStart"/>
      <w:r w:rsidRPr="005C1F11">
        <w:t>Skates :</w:t>
      </w:r>
      <w:proofErr w:type="gramEnd"/>
      <w:r w:rsidRPr="005C1F11">
        <w:t xml:space="preserve"> additional vehicle to be added which the user can get as power. On accident with obstacle the vehicle goes away. The user continues the </w:t>
      </w:r>
      <w:proofErr w:type="gramStart"/>
      <w:r w:rsidRPr="005C1F11">
        <w:t>game</w:t>
      </w:r>
      <w:proofErr w:type="gramEnd"/>
    </w:p>
    <w:p w14:paraId="2BE618E5" w14:textId="77777777" w:rsidR="005C1F11" w:rsidRPr="005C1F11" w:rsidRDefault="005C1F11" w:rsidP="005C1F11">
      <w:pPr>
        <w:numPr>
          <w:ilvl w:val="0"/>
          <w:numId w:val="5"/>
        </w:numPr>
        <w:shd w:val="clear" w:color="auto" w:fill="292929"/>
        <w:spacing w:before="100" w:beforeAutospacing="1" w:after="100" w:afterAutospacing="1" w:line="240" w:lineRule="auto"/>
      </w:pPr>
      <w:r w:rsidRPr="005C1F11">
        <w:t xml:space="preserve">Jet plane / paragliding: User gets 5 – 10 sec </w:t>
      </w:r>
      <w:proofErr w:type="gramStart"/>
      <w:r w:rsidRPr="005C1F11">
        <w:t>power</w:t>
      </w:r>
      <w:proofErr w:type="gramEnd"/>
      <w:r w:rsidRPr="005C1F11">
        <w:t xml:space="preserve"> where the user can get coins hovering above the city</w:t>
      </w:r>
    </w:p>
    <w:p w14:paraId="3555CFA0" w14:textId="77777777" w:rsidR="005C1F11" w:rsidRPr="005C1F11" w:rsidRDefault="005C1F11" w:rsidP="005C1F11">
      <w:pPr>
        <w:numPr>
          <w:ilvl w:val="0"/>
          <w:numId w:val="5"/>
        </w:numPr>
        <w:shd w:val="clear" w:color="auto" w:fill="292929"/>
        <w:spacing w:before="100" w:beforeAutospacing="1" w:after="100" w:afterAutospacing="1" w:line="240" w:lineRule="auto"/>
      </w:pPr>
      <w:r w:rsidRPr="005C1F11">
        <w:t xml:space="preserve">Spring </w:t>
      </w:r>
      <w:proofErr w:type="gramStart"/>
      <w:r w:rsidRPr="005C1F11">
        <w:t>Board :</w:t>
      </w:r>
      <w:proofErr w:type="gramEnd"/>
      <w:r w:rsidRPr="005C1F11">
        <w:t xml:space="preserve"> User jumps for 5 – 10 sec for 4 – 5 times and gets coins in each jump</w:t>
      </w:r>
    </w:p>
    <w:p w14:paraId="380AFD13" w14:textId="77777777" w:rsidR="005C1F11" w:rsidRPr="005C1F11" w:rsidRDefault="005C1F11" w:rsidP="005C1F11">
      <w:pPr>
        <w:numPr>
          <w:ilvl w:val="0"/>
          <w:numId w:val="5"/>
        </w:numPr>
        <w:shd w:val="clear" w:color="auto" w:fill="292929"/>
        <w:spacing w:before="100" w:beforeAutospacing="1" w:after="100" w:afterAutospacing="1" w:line="240" w:lineRule="auto"/>
      </w:pPr>
      <w:proofErr w:type="gramStart"/>
      <w:r w:rsidRPr="005C1F11">
        <w:lastRenderedPageBreak/>
        <w:t>Magnet :</w:t>
      </w:r>
      <w:proofErr w:type="gramEnd"/>
      <w:r w:rsidRPr="005C1F11">
        <w:t xml:space="preserve"> Magnetic power attracts coins</w:t>
      </w:r>
    </w:p>
    <w:p w14:paraId="189B947A" w14:textId="04C8EA88" w:rsidR="005C1F11" w:rsidRPr="005C1F11" w:rsidRDefault="005C1F11" w:rsidP="005C1F11">
      <w:pPr>
        <w:numPr>
          <w:ilvl w:val="0"/>
          <w:numId w:val="5"/>
        </w:numPr>
        <w:shd w:val="clear" w:color="auto" w:fill="292929"/>
        <w:spacing w:before="100" w:beforeAutospacing="1" w:after="100" w:afterAutospacing="1" w:line="240" w:lineRule="auto"/>
      </w:pPr>
      <w:proofErr w:type="gramStart"/>
      <w:r w:rsidRPr="005A206D">
        <w:t>Hulk</w:t>
      </w:r>
      <w:r w:rsidRPr="005C1F11">
        <w:t xml:space="preserve"> :</w:t>
      </w:r>
      <w:proofErr w:type="gramEnd"/>
      <w:r w:rsidRPr="005C1F11">
        <w:t xml:space="preserve"> Destructive power user can pass through and destroy each and every obstacle till the time the power is active</w:t>
      </w:r>
      <w:ins w:id="97" w:author="Kaushalesh Kabra" w:date="2021-07-02T17:40:00Z">
        <w:r w:rsidR="00A32CB7">
          <w:t xml:space="preserve"> (10 sec)</w:t>
        </w:r>
      </w:ins>
    </w:p>
    <w:p w14:paraId="239BC63E" w14:textId="7DB8CE55" w:rsidR="005C1F11" w:rsidRPr="005C1F11" w:rsidRDefault="005C1F11" w:rsidP="005C1F11">
      <w:pPr>
        <w:numPr>
          <w:ilvl w:val="0"/>
          <w:numId w:val="5"/>
        </w:numPr>
        <w:shd w:val="clear" w:color="auto" w:fill="292929"/>
        <w:spacing w:before="100" w:beforeAutospacing="1" w:after="100" w:afterAutospacing="1" w:line="240" w:lineRule="auto"/>
      </w:pPr>
      <w:r w:rsidRPr="005C1F11">
        <w:t xml:space="preserve">Combo power on </w:t>
      </w:r>
      <w:r w:rsidR="00C3152E" w:rsidRPr="005A206D">
        <w:t>1</w:t>
      </w:r>
      <w:r w:rsidRPr="005C1F11">
        <w:t xml:space="preserve"> correct answer</w:t>
      </w:r>
      <w:r w:rsidR="00C3152E" w:rsidRPr="005A206D">
        <w:t xml:space="preserve"> 1</w:t>
      </w:r>
      <w:proofErr w:type="gramStart"/>
      <w:r w:rsidR="00C3152E" w:rsidRPr="005A206D">
        <w:t>x ,</w:t>
      </w:r>
      <w:proofErr w:type="gramEnd"/>
      <w:r w:rsidR="00C3152E" w:rsidRPr="005A206D">
        <w:t xml:space="preserve"> 2nd correct answer 2x, …….. Max 5x. and when wrong answer user will come back to 1x.  This x will display on screen. </w:t>
      </w:r>
    </w:p>
    <w:p w14:paraId="2A10FBA9" w14:textId="664F8713" w:rsidR="005C1F11" w:rsidRPr="005A206D" w:rsidRDefault="005C1F11" w:rsidP="005C1F11">
      <w:pPr>
        <w:numPr>
          <w:ilvl w:val="0"/>
          <w:numId w:val="5"/>
        </w:numPr>
        <w:shd w:val="clear" w:color="auto" w:fill="292929"/>
        <w:spacing w:before="100" w:beforeAutospacing="1" w:after="100" w:afterAutospacing="1" w:line="240" w:lineRule="auto"/>
      </w:pPr>
      <w:r w:rsidRPr="005C1F11">
        <w:t xml:space="preserve">Invisibility cloak </w:t>
      </w:r>
      <w:proofErr w:type="gramStart"/>
      <w:r w:rsidRPr="005C1F11">
        <w:t>power :</w:t>
      </w:r>
      <w:proofErr w:type="gramEnd"/>
      <w:r w:rsidRPr="005C1F11">
        <w:t xml:space="preserve"> User can pass through each obstacles. Obstacles will no longer be obstacle till the time the power is on.  User cannot die till the time the power is active</w:t>
      </w:r>
      <w:r w:rsidR="00770278" w:rsidRPr="005A206D">
        <w:t xml:space="preserve">. </w:t>
      </w:r>
    </w:p>
    <w:p w14:paraId="2B340305" w14:textId="0E5EE433" w:rsidR="00847D25" w:rsidRDefault="00FD0447" w:rsidP="005C1F11">
      <w:pPr>
        <w:ind w:left="360"/>
      </w:pPr>
      <w:r>
        <w:t xml:space="preserve">Obstacles: </w:t>
      </w:r>
    </w:p>
    <w:p w14:paraId="69653C1C" w14:textId="70BD72ED" w:rsidR="00FD0447" w:rsidRDefault="00FD0447" w:rsidP="00FD0447">
      <w:pPr>
        <w:pStyle w:val="ListParagraph"/>
        <w:numPr>
          <w:ilvl w:val="0"/>
          <w:numId w:val="6"/>
        </w:numPr>
      </w:pPr>
      <w:r>
        <w:t xml:space="preserve">Car, Truck and Busses (Vehicles) </w:t>
      </w:r>
    </w:p>
    <w:p w14:paraId="2CFEB530" w14:textId="1C5DD25F" w:rsidR="00FD0447" w:rsidRDefault="00FD0447" w:rsidP="00FD0447">
      <w:pPr>
        <w:pStyle w:val="ListParagraph"/>
        <w:numPr>
          <w:ilvl w:val="0"/>
          <w:numId w:val="6"/>
        </w:numPr>
      </w:pPr>
      <w:r>
        <w:t xml:space="preserve">Road-crossing / Street crossing/Pedestrian </w:t>
      </w:r>
    </w:p>
    <w:p w14:paraId="2196A6FE" w14:textId="5CFF9CBF" w:rsidR="00FD0447" w:rsidRDefault="00FD0447" w:rsidP="00FD0447">
      <w:pPr>
        <w:pStyle w:val="ListParagraph"/>
        <w:numPr>
          <w:ilvl w:val="0"/>
          <w:numId w:val="6"/>
        </w:numPr>
      </w:pPr>
      <w:proofErr w:type="gramStart"/>
      <w:r>
        <w:t>Barricades  Small</w:t>
      </w:r>
      <w:proofErr w:type="gramEnd"/>
      <w:r>
        <w:t xml:space="preserve"> (Jump) and Big for Slide. </w:t>
      </w:r>
    </w:p>
    <w:p w14:paraId="552D4359" w14:textId="4A54F12B" w:rsidR="00FD0447" w:rsidRDefault="00FD0447" w:rsidP="00FD0447">
      <w:pPr>
        <w:pStyle w:val="ListParagraph"/>
        <w:numPr>
          <w:ilvl w:val="0"/>
          <w:numId w:val="6"/>
        </w:numPr>
      </w:pPr>
      <w:r>
        <w:t xml:space="preserve">Potholes / Road Cracks </w:t>
      </w:r>
    </w:p>
    <w:p w14:paraId="37B4CBDF" w14:textId="717EF68A" w:rsidR="00FD0447" w:rsidRDefault="00FD0447" w:rsidP="00FD0447">
      <w:pPr>
        <w:ind w:left="720"/>
      </w:pPr>
    </w:p>
    <w:p w14:paraId="0EF1E4B1" w14:textId="77777777" w:rsidR="00FD0447" w:rsidRDefault="00FD0447" w:rsidP="00FD0447">
      <w:pPr>
        <w:ind w:left="720"/>
      </w:pPr>
    </w:p>
    <w:p w14:paraId="2EC4F735" w14:textId="3BF5DC49" w:rsidR="00FD0447" w:rsidRPr="00FD0447" w:rsidRDefault="00FD0447" w:rsidP="00FD0447">
      <w:pPr>
        <w:ind w:left="720"/>
        <w:rPr>
          <w:b/>
          <w:bCs/>
        </w:rPr>
      </w:pPr>
      <w:r w:rsidRPr="00FD0447">
        <w:rPr>
          <w:b/>
          <w:bCs/>
        </w:rPr>
        <w:t>Environments</w:t>
      </w:r>
      <w:proofErr w:type="gramStart"/>
      <w:r w:rsidRPr="00FD0447">
        <w:rPr>
          <w:b/>
          <w:bCs/>
        </w:rPr>
        <w:t xml:space="preserve">: </w:t>
      </w:r>
      <w:r w:rsidR="004108B1">
        <w:rPr>
          <w:b/>
          <w:bCs/>
        </w:rPr>
        <w:t xml:space="preserve"> (</w:t>
      </w:r>
      <w:proofErr w:type="gramEnd"/>
      <w:r w:rsidR="004108B1">
        <w:rPr>
          <w:b/>
          <w:bCs/>
        </w:rPr>
        <w:t xml:space="preserve">Cat game) </w:t>
      </w:r>
    </w:p>
    <w:p w14:paraId="3FD59EDF" w14:textId="1045AD46" w:rsidR="00FD0447" w:rsidRDefault="00FD0447" w:rsidP="00FD0447">
      <w:pPr>
        <w:spacing w:after="0"/>
        <w:ind w:left="720"/>
      </w:pPr>
      <w:r>
        <w:t xml:space="preserve">City </w:t>
      </w:r>
    </w:p>
    <w:p w14:paraId="5C1503AF" w14:textId="6F649730" w:rsidR="00FD0447" w:rsidRDefault="00FD0447" w:rsidP="00FD0447">
      <w:pPr>
        <w:spacing w:after="0"/>
        <w:ind w:left="720"/>
      </w:pPr>
      <w:r>
        <w:t xml:space="preserve">Jungle </w:t>
      </w:r>
    </w:p>
    <w:p w14:paraId="0108F9C3" w14:textId="61FDB804" w:rsidR="001A2669" w:rsidRDefault="001A2669" w:rsidP="00FD0447">
      <w:pPr>
        <w:spacing w:after="0"/>
        <w:ind w:left="720"/>
      </w:pPr>
    </w:p>
    <w:p w14:paraId="5D895D0C" w14:textId="1E2A4B7F" w:rsidR="001A2669" w:rsidRPr="00482981" w:rsidRDefault="001A2669" w:rsidP="00FD0447">
      <w:pPr>
        <w:spacing w:after="0"/>
        <w:ind w:left="720"/>
        <w:rPr>
          <w:b/>
          <w:bCs/>
        </w:rPr>
      </w:pPr>
      <w:r w:rsidRPr="00482981">
        <w:rPr>
          <w:b/>
          <w:bCs/>
        </w:rPr>
        <w:t xml:space="preserve">Power up purchase: </w:t>
      </w:r>
    </w:p>
    <w:p w14:paraId="579F0B18" w14:textId="7822949C" w:rsidR="001A2669" w:rsidRDefault="001A2669" w:rsidP="00FD0447">
      <w:pPr>
        <w:spacing w:after="0"/>
        <w:ind w:left="720"/>
      </w:pPr>
      <w:r>
        <w:t xml:space="preserve">This would be pre-choice of buying power </w:t>
      </w:r>
      <w:proofErr w:type="gramStart"/>
      <w:r>
        <w:t>ups,  Max</w:t>
      </w:r>
      <w:proofErr w:type="gramEnd"/>
      <w:r>
        <w:t xml:space="preserve"> of 3 power ups or of 3 numbers can be used. </w:t>
      </w:r>
    </w:p>
    <w:p w14:paraId="7C93A1CC" w14:textId="77777777" w:rsidR="00482981" w:rsidRDefault="00482981" w:rsidP="00FD0447">
      <w:pPr>
        <w:spacing w:after="0"/>
        <w:ind w:left="720"/>
      </w:pPr>
      <w:r>
        <w:t>Powers to purchase:</w:t>
      </w:r>
    </w:p>
    <w:p w14:paraId="61AC240C" w14:textId="4CE540AD" w:rsidR="00482981" w:rsidRDefault="00482981" w:rsidP="00482981">
      <w:pPr>
        <w:pStyle w:val="ListParagraph"/>
        <w:numPr>
          <w:ilvl w:val="0"/>
          <w:numId w:val="7"/>
        </w:numPr>
        <w:spacing w:after="0"/>
      </w:pPr>
      <w:r>
        <w:t xml:space="preserve">Slow motion </w:t>
      </w:r>
    </w:p>
    <w:p w14:paraId="11EF03B1" w14:textId="6B28A9E5" w:rsidR="00482981" w:rsidRDefault="00482981" w:rsidP="00482981">
      <w:pPr>
        <w:pStyle w:val="ListParagraph"/>
        <w:numPr>
          <w:ilvl w:val="0"/>
          <w:numId w:val="7"/>
        </w:numPr>
        <w:spacing w:after="0"/>
      </w:pPr>
      <w:proofErr w:type="gramStart"/>
      <w:r>
        <w:t>Bicycle  (</w:t>
      </w:r>
      <w:proofErr w:type="gramEnd"/>
      <w:r>
        <w:t xml:space="preserve">No life gone when crash) </w:t>
      </w:r>
    </w:p>
    <w:p w14:paraId="46CC80FB" w14:textId="7B49886E" w:rsidR="00482981" w:rsidRDefault="00482981" w:rsidP="00482981">
      <w:pPr>
        <w:pStyle w:val="ListParagraph"/>
        <w:numPr>
          <w:ilvl w:val="0"/>
          <w:numId w:val="7"/>
        </w:numPr>
        <w:spacing w:after="0"/>
      </w:pPr>
      <w:r>
        <w:t xml:space="preserve">Magnet </w:t>
      </w:r>
    </w:p>
    <w:p w14:paraId="4F03DB2C" w14:textId="6EF11C94" w:rsidR="00482981" w:rsidRDefault="00482981" w:rsidP="00482981">
      <w:pPr>
        <w:pStyle w:val="ListParagraph"/>
        <w:numPr>
          <w:ilvl w:val="0"/>
          <w:numId w:val="7"/>
        </w:numPr>
        <w:spacing w:after="0"/>
      </w:pPr>
      <w:r>
        <w:t xml:space="preserve">Hulk Mode </w:t>
      </w:r>
    </w:p>
    <w:p w14:paraId="32E2460A" w14:textId="3B4BDD97" w:rsidR="00482981" w:rsidRDefault="00482981" w:rsidP="00482981">
      <w:pPr>
        <w:pStyle w:val="ListParagraph"/>
        <w:numPr>
          <w:ilvl w:val="0"/>
          <w:numId w:val="7"/>
        </w:numPr>
        <w:spacing w:after="0"/>
      </w:pPr>
      <w:r>
        <w:t xml:space="preserve">Invisibility (Cloak mode) </w:t>
      </w:r>
    </w:p>
    <w:p w14:paraId="76BAB4F5" w14:textId="77777777" w:rsidR="001467A2" w:rsidRDefault="001467A2" w:rsidP="001467A2">
      <w:pPr>
        <w:spacing w:after="0"/>
        <w:rPr>
          <w:b/>
          <w:bCs/>
        </w:rPr>
      </w:pPr>
    </w:p>
    <w:p w14:paraId="3617B10A" w14:textId="77777777" w:rsidR="001467A2" w:rsidRDefault="001467A2" w:rsidP="001467A2">
      <w:pPr>
        <w:spacing w:after="0"/>
        <w:rPr>
          <w:b/>
          <w:bCs/>
        </w:rPr>
      </w:pPr>
    </w:p>
    <w:p w14:paraId="7B5057E3" w14:textId="4E42EB4E" w:rsidR="001467A2" w:rsidRDefault="001467A2" w:rsidP="001467A2">
      <w:pPr>
        <w:spacing w:after="0"/>
        <w:ind w:firstLine="720"/>
        <w:rPr>
          <w:b/>
          <w:bCs/>
        </w:rPr>
      </w:pPr>
      <w:r>
        <w:rPr>
          <w:b/>
          <w:bCs/>
        </w:rPr>
        <w:t xml:space="preserve">Avatar selection: </w:t>
      </w:r>
    </w:p>
    <w:p w14:paraId="158D44BC" w14:textId="4B333E8B" w:rsidR="001467A2" w:rsidRPr="001467A2" w:rsidRDefault="001467A2" w:rsidP="001467A2">
      <w:pPr>
        <w:spacing w:after="0"/>
        <w:ind w:firstLine="720"/>
      </w:pPr>
      <w:r w:rsidRPr="001467A2">
        <w:t xml:space="preserve">Player will have choice to select avatar (male or female) </w:t>
      </w:r>
    </w:p>
    <w:p w14:paraId="30458661" w14:textId="48159D84" w:rsidR="00482981" w:rsidRDefault="00482981" w:rsidP="00FD0447">
      <w:pPr>
        <w:spacing w:after="0"/>
        <w:ind w:left="720"/>
      </w:pPr>
    </w:p>
    <w:p w14:paraId="0048B86F" w14:textId="366FE415" w:rsidR="00035B28" w:rsidRPr="00035B28" w:rsidRDefault="00035B28" w:rsidP="00FD0447">
      <w:pPr>
        <w:spacing w:after="0"/>
        <w:ind w:left="720"/>
        <w:rPr>
          <w:b/>
          <w:bCs/>
        </w:rPr>
      </w:pPr>
      <w:r w:rsidRPr="00035B28">
        <w:rPr>
          <w:b/>
          <w:bCs/>
        </w:rPr>
        <w:t xml:space="preserve">Scoring System: </w:t>
      </w:r>
    </w:p>
    <w:p w14:paraId="7D8DBA4A" w14:textId="01713ADC" w:rsidR="00035B28" w:rsidRDefault="00035B28" w:rsidP="00FD0447">
      <w:pPr>
        <w:spacing w:after="0"/>
        <w:ind w:left="720"/>
      </w:pPr>
      <w:r>
        <w:t xml:space="preserve">Every correct </w:t>
      </w:r>
      <w:proofErr w:type="gramStart"/>
      <w:r>
        <w:t>answers</w:t>
      </w:r>
      <w:proofErr w:type="gramEnd"/>
      <w:r>
        <w:t>: 100 P</w:t>
      </w:r>
      <w:r w:rsidR="005A206D">
        <w:t xml:space="preserve">t. </w:t>
      </w:r>
    </w:p>
    <w:p w14:paraId="6FEBB275" w14:textId="5B56555C" w:rsidR="005A206D" w:rsidRDefault="005A206D" w:rsidP="00FD0447">
      <w:pPr>
        <w:spacing w:after="0"/>
        <w:ind w:left="720"/>
      </w:pPr>
      <w:r w:rsidRPr="005A206D">
        <w:t>Time saved: 10 points for every second saved</w:t>
      </w:r>
      <w:r w:rsidR="002F4996">
        <w:t xml:space="preserve">. </w:t>
      </w:r>
    </w:p>
    <w:p w14:paraId="1A159A98" w14:textId="659B6C72" w:rsidR="002F4996" w:rsidRDefault="002F4996" w:rsidP="00FD0447">
      <w:pPr>
        <w:spacing w:after="0"/>
        <w:ind w:left="720"/>
      </w:pPr>
      <w:r>
        <w:t xml:space="preserve">Per </w:t>
      </w:r>
      <w:proofErr w:type="gramStart"/>
      <w:r>
        <w:t>coin :</w:t>
      </w:r>
      <w:proofErr w:type="gramEnd"/>
      <w:r>
        <w:t xml:space="preserve"> 1 Pt. </w:t>
      </w:r>
      <w:r w:rsidR="00CA4407">
        <w:br/>
      </w:r>
    </w:p>
    <w:p w14:paraId="169C3645" w14:textId="01DABB47" w:rsidR="00CA4407" w:rsidRDefault="00CA4407" w:rsidP="00FD0447">
      <w:pPr>
        <w:spacing w:after="0"/>
        <w:ind w:left="720"/>
      </w:pPr>
    </w:p>
    <w:p w14:paraId="790C9FB9" w14:textId="1BC20738" w:rsidR="00CA4407" w:rsidRPr="001467A2" w:rsidRDefault="00CA4407" w:rsidP="00CA4407">
      <w:pPr>
        <w:rPr>
          <w:b/>
          <w:bCs/>
        </w:rPr>
      </w:pPr>
      <w:r>
        <w:rPr>
          <w:b/>
          <w:bCs/>
        </w:rPr>
        <w:lastRenderedPageBreak/>
        <w:t>Train Game</w:t>
      </w:r>
      <w:r w:rsidRPr="001467A2">
        <w:rPr>
          <w:b/>
          <w:bCs/>
        </w:rPr>
        <w:t xml:space="preserve">: </w:t>
      </w:r>
    </w:p>
    <w:p w14:paraId="379195D8" w14:textId="54C11F42" w:rsidR="005A206D" w:rsidRDefault="001510BE" w:rsidP="001510BE">
      <w:pPr>
        <w:pStyle w:val="ListParagraph"/>
        <w:numPr>
          <w:ilvl w:val="0"/>
          <w:numId w:val="9"/>
        </w:numPr>
        <w:spacing w:after="0"/>
      </w:pPr>
      <w:r>
        <w:t xml:space="preserve">Minimum of 4 and maximum 6 houses will be there. </w:t>
      </w:r>
    </w:p>
    <w:p w14:paraId="0FD91B58" w14:textId="131392B4" w:rsidR="001510BE" w:rsidRDefault="001510BE" w:rsidP="001510BE">
      <w:pPr>
        <w:pStyle w:val="ListParagraph"/>
        <w:numPr>
          <w:ilvl w:val="0"/>
          <w:numId w:val="9"/>
        </w:numPr>
        <w:spacing w:after="0"/>
      </w:pPr>
      <w:r>
        <w:t xml:space="preserve">Player </w:t>
      </w:r>
      <w:proofErr w:type="gramStart"/>
      <w:r>
        <w:t>has to</w:t>
      </w:r>
      <w:proofErr w:type="gramEnd"/>
      <w:r>
        <w:t xml:space="preserve"> click on </w:t>
      </w:r>
      <w:ins w:id="98" w:author="Kaushalesh Kabra" w:date="2021-07-02T17:41:00Z">
        <w:r w:rsidR="00A32CB7">
          <w:t xml:space="preserve">track and change it so that </w:t>
        </w:r>
      </w:ins>
      <w:r>
        <w:t xml:space="preserve">correct word </w:t>
      </w:r>
      <w:del w:id="99" w:author="Kaushalesh Kabra" w:date="2021-07-02T17:42:00Z">
        <w:r w:rsidDel="00A32CB7">
          <w:delText xml:space="preserve">to match </w:delText>
        </w:r>
      </w:del>
      <w:ins w:id="100" w:author="Kaushalesh Kabra" w:date="2021-07-02T17:42:00Z">
        <w:r w:rsidR="00A32CB7">
          <w:t xml:space="preserve">goes to </w:t>
        </w:r>
      </w:ins>
      <w:r>
        <w:t xml:space="preserve">correct house </w:t>
      </w:r>
      <w:del w:id="101" w:author="Kaushalesh Kabra" w:date="2021-07-02T17:42:00Z">
        <w:r w:rsidDel="00A32CB7">
          <w:delText xml:space="preserve">by changing railway track. </w:delText>
        </w:r>
      </w:del>
    </w:p>
    <w:p w14:paraId="10CC5133" w14:textId="249D58FA" w:rsidR="009A045D" w:rsidRDefault="009A045D" w:rsidP="001510BE">
      <w:pPr>
        <w:pStyle w:val="ListParagraph"/>
        <w:numPr>
          <w:ilvl w:val="0"/>
          <w:numId w:val="9"/>
        </w:numPr>
        <w:spacing w:after="0"/>
      </w:pPr>
      <w:r>
        <w:t>Player will get 1 power up (Randomly) after 10 consecutive correct answer.</w:t>
      </w:r>
    </w:p>
    <w:p w14:paraId="4FB71816" w14:textId="78A40B9A" w:rsidR="001510BE" w:rsidRDefault="001510BE" w:rsidP="001510BE">
      <w:pPr>
        <w:spacing w:after="0"/>
        <w:ind w:left="1800"/>
      </w:pPr>
    </w:p>
    <w:p w14:paraId="4E64DA2D" w14:textId="12FD4000" w:rsidR="001510BE" w:rsidRPr="001510BE" w:rsidRDefault="001510BE" w:rsidP="001510BE">
      <w:pPr>
        <w:spacing w:after="0"/>
        <w:ind w:left="1800"/>
        <w:rPr>
          <w:b/>
          <w:bCs/>
        </w:rPr>
      </w:pPr>
      <w:r w:rsidRPr="001510BE">
        <w:rPr>
          <w:b/>
          <w:bCs/>
        </w:rPr>
        <w:t xml:space="preserve">Scoring System: </w:t>
      </w:r>
    </w:p>
    <w:p w14:paraId="188D0876" w14:textId="63141025" w:rsidR="001510BE" w:rsidRDefault="001510BE" w:rsidP="001510BE">
      <w:pPr>
        <w:spacing w:after="0"/>
        <w:ind w:left="1800"/>
      </w:pPr>
    </w:p>
    <w:p w14:paraId="4502937C" w14:textId="77777777" w:rsidR="009A045D" w:rsidRDefault="001510BE" w:rsidP="001510BE">
      <w:pPr>
        <w:spacing w:after="0"/>
        <w:ind w:left="1800"/>
      </w:pPr>
      <w:r>
        <w:t>Per correct answer – 50</w:t>
      </w:r>
      <w:r w:rsidR="009A045D">
        <w:t xml:space="preserve"> points </w:t>
      </w:r>
    </w:p>
    <w:p w14:paraId="13BC580D" w14:textId="55282F6D" w:rsidR="001510BE" w:rsidRDefault="009A045D" w:rsidP="001510BE">
      <w:pPr>
        <w:spacing w:after="0"/>
        <w:ind w:left="1800"/>
      </w:pPr>
      <w:r>
        <w:t xml:space="preserve">Per correct answer </w:t>
      </w:r>
      <w:proofErr w:type="gramStart"/>
      <w:r>
        <w:t xml:space="preserve">- </w:t>
      </w:r>
      <w:r w:rsidR="001510BE">
        <w:t xml:space="preserve"> </w:t>
      </w:r>
      <w:r>
        <w:t>50</w:t>
      </w:r>
      <w:proofErr w:type="gramEnd"/>
      <w:r>
        <w:t xml:space="preserve"> coins </w:t>
      </w:r>
    </w:p>
    <w:p w14:paraId="1B9DECD8" w14:textId="77777777" w:rsidR="001510BE" w:rsidRDefault="001510BE" w:rsidP="001510BE">
      <w:pPr>
        <w:spacing w:after="0"/>
        <w:ind w:left="1800"/>
      </w:pPr>
    </w:p>
    <w:p w14:paraId="3283FEDA" w14:textId="7B1531D2" w:rsidR="00035B28" w:rsidRDefault="001510BE" w:rsidP="001510BE">
      <w:pPr>
        <w:spacing w:after="0"/>
        <w:ind w:left="720" w:firstLine="720"/>
        <w:rPr>
          <w:b/>
          <w:bCs/>
        </w:rPr>
      </w:pPr>
      <w:r>
        <w:rPr>
          <w:b/>
          <w:bCs/>
        </w:rPr>
        <w:t xml:space="preserve">      Power ups: </w:t>
      </w:r>
    </w:p>
    <w:p w14:paraId="032FC170" w14:textId="67BA8CEF" w:rsidR="001510BE" w:rsidRDefault="001510BE" w:rsidP="001510BE">
      <w:pPr>
        <w:pStyle w:val="ListParagraph"/>
        <w:numPr>
          <w:ilvl w:val="0"/>
          <w:numId w:val="10"/>
        </w:numPr>
        <w:spacing w:after="0"/>
        <w:rPr>
          <w:b/>
          <w:bCs/>
        </w:rPr>
      </w:pPr>
      <w:r>
        <w:rPr>
          <w:b/>
          <w:bCs/>
        </w:rPr>
        <w:t xml:space="preserve">Reverse power (All trains will be reverse) </w:t>
      </w:r>
    </w:p>
    <w:p w14:paraId="7ABD8A42" w14:textId="72265973" w:rsidR="009A045D" w:rsidRDefault="009A045D" w:rsidP="001510BE">
      <w:pPr>
        <w:pStyle w:val="ListParagraph"/>
        <w:numPr>
          <w:ilvl w:val="0"/>
          <w:numId w:val="10"/>
        </w:numPr>
        <w:spacing w:after="0"/>
        <w:rPr>
          <w:b/>
          <w:bCs/>
        </w:rPr>
      </w:pPr>
      <w:r>
        <w:rPr>
          <w:b/>
          <w:bCs/>
        </w:rPr>
        <w:t xml:space="preserve">Slow-Mo (This will slow down the speed to Half for 5 seconds) </w:t>
      </w:r>
    </w:p>
    <w:p w14:paraId="4442813F" w14:textId="13E6C33B" w:rsidR="009A045D" w:rsidRDefault="009A045D" w:rsidP="009A045D">
      <w:pPr>
        <w:spacing w:after="0"/>
        <w:rPr>
          <w:b/>
          <w:bCs/>
        </w:rPr>
      </w:pPr>
    </w:p>
    <w:p w14:paraId="1250CE9C" w14:textId="77777777" w:rsidR="007422AA" w:rsidRDefault="007422AA" w:rsidP="009A045D">
      <w:pPr>
        <w:spacing w:after="0"/>
        <w:ind w:left="720" w:firstLine="720"/>
        <w:rPr>
          <w:b/>
          <w:bCs/>
        </w:rPr>
      </w:pPr>
    </w:p>
    <w:p w14:paraId="02AA7148" w14:textId="6DDB54CB" w:rsidR="009A045D" w:rsidRDefault="009A045D" w:rsidP="009A045D">
      <w:pPr>
        <w:spacing w:after="0"/>
        <w:ind w:left="720" w:firstLine="720"/>
        <w:rPr>
          <w:b/>
          <w:bCs/>
        </w:rPr>
      </w:pPr>
      <w:r>
        <w:rPr>
          <w:b/>
          <w:bCs/>
        </w:rPr>
        <w:t xml:space="preserve">Purchase: </w:t>
      </w:r>
    </w:p>
    <w:p w14:paraId="5491F5BE" w14:textId="7C21C44E" w:rsidR="009A045D" w:rsidRDefault="009A045D" w:rsidP="009A045D">
      <w:pPr>
        <w:spacing w:after="0"/>
        <w:ind w:left="720" w:firstLine="720"/>
      </w:pPr>
      <w:r w:rsidRPr="007422AA">
        <w:t xml:space="preserve">Maximum of </w:t>
      </w:r>
      <w:r w:rsidR="007422AA" w:rsidRPr="007422AA">
        <w:t>one power up can be purchased of each</w:t>
      </w:r>
      <w:r w:rsidR="007422AA">
        <w:t xml:space="preserve">, this applies before game ends. </w:t>
      </w:r>
    </w:p>
    <w:p w14:paraId="4B0B109E" w14:textId="02895571" w:rsidR="007422AA" w:rsidRDefault="007422AA" w:rsidP="007422AA">
      <w:pPr>
        <w:spacing w:after="0"/>
      </w:pPr>
    </w:p>
    <w:p w14:paraId="5FB7E39B" w14:textId="5325273C" w:rsidR="00B8120C" w:rsidRDefault="00C20BAE" w:rsidP="007422AA">
      <w:pPr>
        <w:rPr>
          <w:b/>
          <w:bCs/>
        </w:rPr>
      </w:pPr>
      <w:r w:rsidRPr="00C20BAE">
        <w:rPr>
          <w:b/>
          <w:bCs/>
        </w:rPr>
        <w:t xml:space="preserve">Word </w:t>
      </w:r>
      <w:proofErr w:type="gramStart"/>
      <w:r w:rsidRPr="00C20BAE">
        <w:rPr>
          <w:b/>
          <w:bCs/>
        </w:rPr>
        <w:t xml:space="preserve">power </w:t>
      </w:r>
      <w:r>
        <w:rPr>
          <w:b/>
          <w:bCs/>
        </w:rPr>
        <w:t>:</w:t>
      </w:r>
      <w:proofErr w:type="gramEnd"/>
      <w:r>
        <w:rPr>
          <w:b/>
          <w:bCs/>
        </w:rPr>
        <w:t xml:space="preserve"> </w:t>
      </w:r>
    </w:p>
    <w:p w14:paraId="22BFD8E8" w14:textId="7B06FEFF" w:rsidR="00C20BAE" w:rsidRPr="00356AEF" w:rsidRDefault="00C20BAE" w:rsidP="00C20BAE">
      <w:pPr>
        <w:pStyle w:val="ListParagraph"/>
        <w:numPr>
          <w:ilvl w:val="0"/>
          <w:numId w:val="11"/>
        </w:numPr>
      </w:pPr>
      <w:r w:rsidRPr="00356AEF">
        <w:t xml:space="preserve">Synonyms </w:t>
      </w:r>
    </w:p>
    <w:p w14:paraId="5671805C" w14:textId="557C8442" w:rsidR="00C20BAE" w:rsidRPr="00356AEF" w:rsidRDefault="00C20BAE" w:rsidP="00C20BAE">
      <w:pPr>
        <w:pStyle w:val="ListParagraph"/>
        <w:numPr>
          <w:ilvl w:val="0"/>
          <w:numId w:val="11"/>
        </w:numPr>
      </w:pPr>
      <w:r w:rsidRPr="00356AEF">
        <w:t xml:space="preserve">Antonyms </w:t>
      </w:r>
    </w:p>
    <w:p w14:paraId="24EAC35A" w14:textId="1B034834" w:rsidR="00C20BAE" w:rsidRPr="00356AEF" w:rsidRDefault="00C20BAE" w:rsidP="00C20BAE">
      <w:pPr>
        <w:pStyle w:val="ListParagraph"/>
        <w:numPr>
          <w:ilvl w:val="0"/>
          <w:numId w:val="11"/>
        </w:numPr>
      </w:pPr>
      <w:r w:rsidRPr="00356AEF">
        <w:t xml:space="preserve">Suffix </w:t>
      </w:r>
    </w:p>
    <w:p w14:paraId="67F5A52A" w14:textId="03E94922" w:rsidR="00C20BAE" w:rsidRPr="00356AEF" w:rsidRDefault="00C20BAE" w:rsidP="00C20BAE">
      <w:pPr>
        <w:pStyle w:val="ListParagraph"/>
        <w:numPr>
          <w:ilvl w:val="0"/>
          <w:numId w:val="11"/>
        </w:numPr>
      </w:pPr>
      <w:r w:rsidRPr="00356AEF">
        <w:t xml:space="preserve">Prefix </w:t>
      </w:r>
    </w:p>
    <w:p w14:paraId="27A746F0" w14:textId="31953D70" w:rsidR="00C20BAE" w:rsidRPr="00356AEF" w:rsidRDefault="00C20BAE" w:rsidP="00C20BAE">
      <w:pPr>
        <w:pStyle w:val="ListParagraph"/>
        <w:numPr>
          <w:ilvl w:val="0"/>
          <w:numId w:val="11"/>
        </w:numPr>
      </w:pPr>
      <w:r w:rsidRPr="00356AEF">
        <w:t xml:space="preserve">1 Words </w:t>
      </w:r>
    </w:p>
    <w:p w14:paraId="4562C8FB" w14:textId="3A4C7C3E" w:rsidR="00C20BAE" w:rsidRDefault="00C20BAE" w:rsidP="00C20BAE">
      <w:pPr>
        <w:pStyle w:val="ListParagraph"/>
        <w:numPr>
          <w:ilvl w:val="0"/>
          <w:numId w:val="11"/>
        </w:numPr>
      </w:pPr>
      <w:r w:rsidRPr="00356AEF">
        <w:t>Idioms and phrases</w:t>
      </w:r>
    </w:p>
    <w:p w14:paraId="234726D9" w14:textId="6C3300D1" w:rsidR="007E2FC1" w:rsidRPr="00356AEF" w:rsidRDefault="007E2FC1" w:rsidP="00C20BAE">
      <w:pPr>
        <w:pStyle w:val="ListParagraph"/>
        <w:numPr>
          <w:ilvl w:val="0"/>
          <w:numId w:val="11"/>
        </w:numPr>
      </w:pPr>
      <w:r>
        <w:t xml:space="preserve">Mix </w:t>
      </w:r>
      <w:proofErr w:type="gramStart"/>
      <w:r>
        <w:t>( They</w:t>
      </w:r>
      <w:proofErr w:type="gramEnd"/>
      <w:r>
        <w:t xml:space="preserve"> will be jumbled with mix questions) </w:t>
      </w:r>
    </w:p>
    <w:p w14:paraId="3B43755E" w14:textId="482E5CBF" w:rsidR="00E6555C" w:rsidRDefault="00E6555C" w:rsidP="007422AA">
      <w:pPr>
        <w:rPr>
          <w:b/>
          <w:bCs/>
        </w:rPr>
      </w:pPr>
      <w:r w:rsidRPr="00E6555C">
        <w:rPr>
          <w:b/>
          <w:bCs/>
        </w:rPr>
        <w:t>G</w:t>
      </w:r>
      <w:r w:rsidR="00C20BAE" w:rsidRPr="00E6555C">
        <w:rPr>
          <w:b/>
          <w:bCs/>
        </w:rPr>
        <w:t>rammar</w:t>
      </w:r>
      <w:r w:rsidR="00F23428">
        <w:rPr>
          <w:b/>
          <w:bCs/>
        </w:rPr>
        <w:t xml:space="preserve">: </w:t>
      </w:r>
    </w:p>
    <w:p w14:paraId="35A8EC92" w14:textId="104B431B" w:rsidR="00F23428" w:rsidRPr="00356AEF" w:rsidRDefault="00F23428" w:rsidP="007422AA">
      <w:pPr>
        <w:rPr>
          <w:sz w:val="20"/>
          <w:szCs w:val="20"/>
        </w:rPr>
      </w:pPr>
      <w:r w:rsidRPr="00356AEF">
        <w:rPr>
          <w:sz w:val="20"/>
          <w:szCs w:val="20"/>
        </w:rPr>
        <w:t xml:space="preserve">MCQ </w:t>
      </w:r>
      <w:ins w:id="102" w:author="Kaushalesh Kabra" w:date="2021-07-02T17:42:00Z">
        <w:r w:rsidR="00A32CB7">
          <w:rPr>
            <w:sz w:val="20"/>
            <w:szCs w:val="20"/>
          </w:rPr>
          <w:t>(Topics to be given)</w:t>
        </w:r>
      </w:ins>
    </w:p>
    <w:p w14:paraId="346E3EEE" w14:textId="69D33B12" w:rsidR="00F92833" w:rsidRDefault="00C20BAE" w:rsidP="007422AA">
      <w:pPr>
        <w:rPr>
          <w:b/>
          <w:bCs/>
        </w:rPr>
      </w:pPr>
      <w:r w:rsidRPr="006B2851">
        <w:rPr>
          <w:b/>
          <w:bCs/>
        </w:rPr>
        <w:t>Reading</w:t>
      </w:r>
      <w:r w:rsidR="00803803" w:rsidRPr="006B2851">
        <w:rPr>
          <w:b/>
          <w:bCs/>
        </w:rPr>
        <w:t>:</w:t>
      </w:r>
    </w:p>
    <w:p w14:paraId="3677773D" w14:textId="5741BD89" w:rsidR="00803803" w:rsidRPr="00356AEF" w:rsidRDefault="00F92833" w:rsidP="00F92833">
      <w:pPr>
        <w:pStyle w:val="ListParagraph"/>
        <w:numPr>
          <w:ilvl w:val="0"/>
          <w:numId w:val="12"/>
        </w:numPr>
      </w:pPr>
      <w:r w:rsidRPr="00356AEF">
        <w:t xml:space="preserve">MCQ with Word Animation </w:t>
      </w:r>
      <w:r w:rsidR="00803803" w:rsidRPr="00356AEF">
        <w:t xml:space="preserve"> </w:t>
      </w:r>
    </w:p>
    <w:p w14:paraId="6E9CF18B" w14:textId="093A8A47" w:rsidR="006B2851" w:rsidRDefault="00F92833" w:rsidP="00F92833">
      <w:pPr>
        <w:pStyle w:val="ListParagraph"/>
        <w:numPr>
          <w:ilvl w:val="0"/>
          <w:numId w:val="12"/>
        </w:numPr>
      </w:pPr>
      <w:r w:rsidRPr="00356AEF">
        <w:t xml:space="preserve">One Grade 1 and Grade 2, sentence would be staying there. </w:t>
      </w:r>
    </w:p>
    <w:p w14:paraId="25D7870F" w14:textId="63F053C9" w:rsidR="00356AEF" w:rsidRDefault="00356AEF" w:rsidP="00F92833">
      <w:pPr>
        <w:pStyle w:val="ListParagraph"/>
        <w:numPr>
          <w:ilvl w:val="0"/>
          <w:numId w:val="12"/>
        </w:numPr>
      </w:pPr>
      <w:r>
        <w:t xml:space="preserve">Rest all </w:t>
      </w:r>
      <w:proofErr w:type="gramStart"/>
      <w:r>
        <w:t>sentence</w:t>
      </w:r>
      <w:proofErr w:type="gramEnd"/>
      <w:r>
        <w:t xml:space="preserve"> would get vanish. </w:t>
      </w:r>
    </w:p>
    <w:p w14:paraId="15CB3152" w14:textId="39BAC8B8" w:rsidR="00080D02" w:rsidRDefault="00080D02" w:rsidP="00080D02"/>
    <w:p w14:paraId="16DC6D4D" w14:textId="2BA3B8F9" w:rsidR="000D6D1E" w:rsidRDefault="000D6D1E">
      <w:pPr>
        <w:rPr>
          <w:b/>
          <w:bCs/>
        </w:rPr>
      </w:pPr>
      <w:r>
        <w:rPr>
          <w:b/>
          <w:bCs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0D6D1E" w14:paraId="00773EBE" w14:textId="77777777" w:rsidTr="000D6D1E">
        <w:tc>
          <w:tcPr>
            <w:tcW w:w="4788" w:type="dxa"/>
          </w:tcPr>
          <w:p w14:paraId="0E4A5861" w14:textId="7B39FC5C" w:rsidR="0059796E" w:rsidRDefault="0059796E" w:rsidP="009A045D">
            <w:r w:rsidRPr="0059796E">
              <w:lastRenderedPageBreak/>
              <w:t xml:space="preserve">Buddies can be accessed from </w:t>
            </w:r>
            <w:proofErr w:type="gramStart"/>
            <w:r>
              <w:t>Ho</w:t>
            </w:r>
            <w:ins w:id="103" w:author="Anand Jha" w:date="2021-07-05T06:57:00Z">
              <w:r w:rsidR="00292B0A">
                <w:t>m</w:t>
              </w:r>
            </w:ins>
            <w:r>
              <w:t>e</w:t>
            </w:r>
            <w:proofErr w:type="gramEnd"/>
            <w:r>
              <w:t xml:space="preserve"> screen, where users can see their raking on different groups they have created. </w:t>
            </w:r>
          </w:p>
          <w:p w14:paraId="59CFC69D" w14:textId="17A41F1D" w:rsidR="000D6D1E" w:rsidRPr="0059796E" w:rsidRDefault="0059796E" w:rsidP="009A045D">
            <w:r>
              <w:t xml:space="preserve"> </w:t>
            </w:r>
          </w:p>
        </w:tc>
        <w:tc>
          <w:tcPr>
            <w:tcW w:w="4788" w:type="dxa"/>
          </w:tcPr>
          <w:p w14:paraId="13034B95" w14:textId="222FBDA1" w:rsidR="000D6D1E" w:rsidRDefault="0059796E" w:rsidP="009A045D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2C7AAEC0" wp14:editId="2B098B63">
                  <wp:extent cx="2659571" cy="473202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1128" cy="4734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FBF050" w14:textId="77777777" w:rsidR="009A045D" w:rsidRPr="009A045D" w:rsidRDefault="009A045D" w:rsidP="009A045D">
      <w:pPr>
        <w:spacing w:after="0"/>
        <w:rPr>
          <w:b/>
          <w:bCs/>
        </w:rPr>
      </w:pPr>
    </w:p>
    <w:p w14:paraId="7C5BA540" w14:textId="77777777" w:rsidR="001510BE" w:rsidRDefault="001510BE" w:rsidP="001510BE">
      <w:pPr>
        <w:spacing w:after="0"/>
        <w:ind w:left="720" w:firstLine="720"/>
        <w:rPr>
          <w:b/>
          <w:bCs/>
        </w:rPr>
      </w:pPr>
    </w:p>
    <w:p w14:paraId="482D092D" w14:textId="77777777" w:rsidR="001510BE" w:rsidRDefault="001510BE" w:rsidP="00FD0447">
      <w:pPr>
        <w:spacing w:after="0"/>
        <w:ind w:left="720"/>
      </w:pPr>
    </w:p>
    <w:sectPr w:rsidR="001510BE">
      <w:headerReference w:type="default" r:id="rId32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347585" w14:textId="77777777" w:rsidR="00117231" w:rsidRDefault="00117231" w:rsidP="002C1005">
      <w:pPr>
        <w:spacing w:after="0" w:line="240" w:lineRule="auto"/>
      </w:pPr>
      <w:r>
        <w:separator/>
      </w:r>
    </w:p>
  </w:endnote>
  <w:endnote w:type="continuationSeparator" w:id="0">
    <w:p w14:paraId="65F29DA0" w14:textId="77777777" w:rsidR="00117231" w:rsidRDefault="00117231" w:rsidP="002C10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67F23B" w14:textId="77777777" w:rsidR="00117231" w:rsidRDefault="00117231" w:rsidP="002C1005">
      <w:pPr>
        <w:spacing w:after="0" w:line="240" w:lineRule="auto"/>
      </w:pPr>
      <w:r>
        <w:separator/>
      </w:r>
    </w:p>
  </w:footnote>
  <w:footnote w:type="continuationSeparator" w:id="0">
    <w:p w14:paraId="0A1045F0" w14:textId="77777777" w:rsidR="00117231" w:rsidRDefault="00117231" w:rsidP="002C10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F4BA45" w14:textId="1FDC39E7" w:rsidR="002C1005" w:rsidRPr="002C1005" w:rsidRDefault="002C1005" w:rsidP="002C1005">
    <w:pPr>
      <w:pStyle w:val="Header"/>
      <w:jc w:val="center"/>
      <w:rPr>
        <w:b/>
        <w:bCs/>
        <w:sz w:val="30"/>
        <w:szCs w:val="30"/>
        <w:lang w:val="en-IN"/>
      </w:rPr>
    </w:pPr>
    <w:r w:rsidRPr="002C1005">
      <w:rPr>
        <w:b/>
        <w:bCs/>
        <w:sz w:val="30"/>
        <w:szCs w:val="30"/>
        <w:lang w:val="en-IN"/>
      </w:rPr>
      <w:t xml:space="preserve">Wireframe </w:t>
    </w:r>
    <w:proofErr w:type="spellStart"/>
    <w:r w:rsidRPr="002C1005">
      <w:rPr>
        <w:b/>
        <w:bCs/>
        <w:sz w:val="30"/>
        <w:szCs w:val="30"/>
        <w:lang w:val="en-IN"/>
      </w:rPr>
      <w:t>Lingocad</w:t>
    </w:r>
    <w:proofErr w:type="spellEnd"/>
    <w:r w:rsidRPr="002C1005">
      <w:rPr>
        <w:b/>
        <w:bCs/>
        <w:sz w:val="30"/>
        <w:szCs w:val="30"/>
        <w:lang w:val="en-IN"/>
      </w:rPr>
      <w:t xml:space="preserve"> 1.0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044006"/>
    <w:multiLevelType w:val="hybridMultilevel"/>
    <w:tmpl w:val="D5CCAE4C"/>
    <w:lvl w:ilvl="0" w:tplc="51CA2744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F01D07"/>
    <w:multiLevelType w:val="hybridMultilevel"/>
    <w:tmpl w:val="97C630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3D014A"/>
    <w:multiLevelType w:val="hybridMultilevel"/>
    <w:tmpl w:val="67988970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41633559"/>
    <w:multiLevelType w:val="hybridMultilevel"/>
    <w:tmpl w:val="BD3C1C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132E38"/>
    <w:multiLevelType w:val="hybridMultilevel"/>
    <w:tmpl w:val="633EC7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B25ECB"/>
    <w:multiLevelType w:val="hybridMultilevel"/>
    <w:tmpl w:val="CBBECC58"/>
    <w:lvl w:ilvl="0" w:tplc="40090001">
      <w:start w:val="1"/>
      <w:numFmt w:val="bullet"/>
      <w:lvlText w:val=""/>
      <w:lvlJc w:val="left"/>
      <w:pPr>
        <w:ind w:left="148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0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2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4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6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8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0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2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46" w:hanging="360"/>
      </w:pPr>
      <w:rPr>
        <w:rFonts w:ascii="Wingdings" w:hAnsi="Wingdings" w:hint="default"/>
      </w:rPr>
    </w:lvl>
  </w:abstractNum>
  <w:abstractNum w:abstractNumId="6" w15:restartNumberingAfterBreak="0">
    <w:nsid w:val="48896351"/>
    <w:multiLevelType w:val="hybridMultilevel"/>
    <w:tmpl w:val="B3AEA7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A7E0050"/>
    <w:multiLevelType w:val="multilevel"/>
    <w:tmpl w:val="3BA6C0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A1B17D3"/>
    <w:multiLevelType w:val="hybridMultilevel"/>
    <w:tmpl w:val="3C421C8E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6B7B1527"/>
    <w:multiLevelType w:val="hybridMultilevel"/>
    <w:tmpl w:val="370074B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BBF3EA2"/>
    <w:multiLevelType w:val="hybridMultilevel"/>
    <w:tmpl w:val="0AE414A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6FAB4222"/>
    <w:multiLevelType w:val="hybridMultilevel"/>
    <w:tmpl w:val="8326CCD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3153E96"/>
    <w:multiLevelType w:val="hybridMultilevel"/>
    <w:tmpl w:val="5DD8A2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0"/>
  </w:num>
  <w:num w:numId="3">
    <w:abstractNumId w:val="3"/>
  </w:num>
  <w:num w:numId="4">
    <w:abstractNumId w:val="6"/>
  </w:num>
  <w:num w:numId="5">
    <w:abstractNumId w:val="7"/>
  </w:num>
  <w:num w:numId="6">
    <w:abstractNumId w:val="10"/>
  </w:num>
  <w:num w:numId="7">
    <w:abstractNumId w:val="5"/>
  </w:num>
  <w:num w:numId="8">
    <w:abstractNumId w:val="11"/>
  </w:num>
  <w:num w:numId="9">
    <w:abstractNumId w:val="2"/>
  </w:num>
  <w:num w:numId="10">
    <w:abstractNumId w:val="8"/>
  </w:num>
  <w:num w:numId="11">
    <w:abstractNumId w:val="1"/>
  </w:num>
  <w:num w:numId="12">
    <w:abstractNumId w:val="12"/>
  </w:num>
  <w:num w:numId="13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Kaushalesh Kabra">
    <w15:presenceInfo w15:providerId="Windows Live" w15:userId="73c8b177a6fd0b51"/>
  </w15:person>
  <w15:person w15:author="Anand Jha">
    <w15:presenceInfo w15:providerId="AD" w15:userId="S::anandjha@nileegames.onmicrosoft.com::370a75ef-1d47-40ce-9893-b9d70d06de6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trackRevision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731A20"/>
    <w:rsid w:val="00012678"/>
    <w:rsid w:val="00017D51"/>
    <w:rsid w:val="00032E42"/>
    <w:rsid w:val="00035B28"/>
    <w:rsid w:val="0004567A"/>
    <w:rsid w:val="0005455A"/>
    <w:rsid w:val="00060A11"/>
    <w:rsid w:val="00080D02"/>
    <w:rsid w:val="000920A9"/>
    <w:rsid w:val="000A4515"/>
    <w:rsid w:val="000A7BB7"/>
    <w:rsid w:val="000B7C69"/>
    <w:rsid w:val="000D6D1E"/>
    <w:rsid w:val="00104184"/>
    <w:rsid w:val="00110807"/>
    <w:rsid w:val="00117231"/>
    <w:rsid w:val="00127311"/>
    <w:rsid w:val="001467A2"/>
    <w:rsid w:val="001510BE"/>
    <w:rsid w:val="00164DF5"/>
    <w:rsid w:val="00177827"/>
    <w:rsid w:val="00180435"/>
    <w:rsid w:val="00192EA0"/>
    <w:rsid w:val="001A24B9"/>
    <w:rsid w:val="001A2669"/>
    <w:rsid w:val="001B4FCD"/>
    <w:rsid w:val="001B6A51"/>
    <w:rsid w:val="001C115D"/>
    <w:rsid w:val="001C3485"/>
    <w:rsid w:val="001D1530"/>
    <w:rsid w:val="001D6C28"/>
    <w:rsid w:val="001E3410"/>
    <w:rsid w:val="00222612"/>
    <w:rsid w:val="00257AF7"/>
    <w:rsid w:val="00286E4A"/>
    <w:rsid w:val="00292B0A"/>
    <w:rsid w:val="002C1005"/>
    <w:rsid w:val="002E7005"/>
    <w:rsid w:val="002F25C0"/>
    <w:rsid w:val="002F4996"/>
    <w:rsid w:val="00303531"/>
    <w:rsid w:val="00310EC7"/>
    <w:rsid w:val="00321D93"/>
    <w:rsid w:val="00340E17"/>
    <w:rsid w:val="00356AEF"/>
    <w:rsid w:val="003B2B19"/>
    <w:rsid w:val="003C00B6"/>
    <w:rsid w:val="003E5DA0"/>
    <w:rsid w:val="003F6AFD"/>
    <w:rsid w:val="004108B1"/>
    <w:rsid w:val="00412C6B"/>
    <w:rsid w:val="00413195"/>
    <w:rsid w:val="0043082B"/>
    <w:rsid w:val="00430FE7"/>
    <w:rsid w:val="004365DF"/>
    <w:rsid w:val="00457AE5"/>
    <w:rsid w:val="00482981"/>
    <w:rsid w:val="004C5009"/>
    <w:rsid w:val="004E14F8"/>
    <w:rsid w:val="004F61A6"/>
    <w:rsid w:val="00505A1C"/>
    <w:rsid w:val="00517DA8"/>
    <w:rsid w:val="00571BDA"/>
    <w:rsid w:val="00582014"/>
    <w:rsid w:val="0059796E"/>
    <w:rsid w:val="005A206D"/>
    <w:rsid w:val="005C1F11"/>
    <w:rsid w:val="00631AF5"/>
    <w:rsid w:val="0063512B"/>
    <w:rsid w:val="0064073E"/>
    <w:rsid w:val="00683B4D"/>
    <w:rsid w:val="006B2851"/>
    <w:rsid w:val="007049FF"/>
    <w:rsid w:val="00731A20"/>
    <w:rsid w:val="007422AA"/>
    <w:rsid w:val="007460C5"/>
    <w:rsid w:val="00750378"/>
    <w:rsid w:val="00770278"/>
    <w:rsid w:val="007977FC"/>
    <w:rsid w:val="007A126C"/>
    <w:rsid w:val="007B270D"/>
    <w:rsid w:val="007C757C"/>
    <w:rsid w:val="007E2FC1"/>
    <w:rsid w:val="007E78F2"/>
    <w:rsid w:val="00803803"/>
    <w:rsid w:val="00847D25"/>
    <w:rsid w:val="00855B6C"/>
    <w:rsid w:val="00885C62"/>
    <w:rsid w:val="008877C9"/>
    <w:rsid w:val="008B46FC"/>
    <w:rsid w:val="008C751A"/>
    <w:rsid w:val="00910B6F"/>
    <w:rsid w:val="00913CE4"/>
    <w:rsid w:val="009418CF"/>
    <w:rsid w:val="009647F6"/>
    <w:rsid w:val="009A045D"/>
    <w:rsid w:val="009A5C6F"/>
    <w:rsid w:val="009C1ED8"/>
    <w:rsid w:val="009F6E39"/>
    <w:rsid w:val="00A212FA"/>
    <w:rsid w:val="00A32CB7"/>
    <w:rsid w:val="00A92367"/>
    <w:rsid w:val="00A963F4"/>
    <w:rsid w:val="00AB68D9"/>
    <w:rsid w:val="00B35796"/>
    <w:rsid w:val="00B4391E"/>
    <w:rsid w:val="00B625E5"/>
    <w:rsid w:val="00B63B8E"/>
    <w:rsid w:val="00B8120C"/>
    <w:rsid w:val="00B9188C"/>
    <w:rsid w:val="00BC086E"/>
    <w:rsid w:val="00BF1662"/>
    <w:rsid w:val="00C1536B"/>
    <w:rsid w:val="00C20BAE"/>
    <w:rsid w:val="00C25A6C"/>
    <w:rsid w:val="00C3152E"/>
    <w:rsid w:val="00C45D6C"/>
    <w:rsid w:val="00C858B8"/>
    <w:rsid w:val="00CA4407"/>
    <w:rsid w:val="00CD173B"/>
    <w:rsid w:val="00CD438F"/>
    <w:rsid w:val="00D722A1"/>
    <w:rsid w:val="00D971E5"/>
    <w:rsid w:val="00DB54F3"/>
    <w:rsid w:val="00E20E72"/>
    <w:rsid w:val="00E55739"/>
    <w:rsid w:val="00E6555C"/>
    <w:rsid w:val="00E77414"/>
    <w:rsid w:val="00E83847"/>
    <w:rsid w:val="00ED13C7"/>
    <w:rsid w:val="00F212D4"/>
    <w:rsid w:val="00F23428"/>
    <w:rsid w:val="00F24525"/>
    <w:rsid w:val="00F335CD"/>
    <w:rsid w:val="00F33995"/>
    <w:rsid w:val="00F33C37"/>
    <w:rsid w:val="00F53123"/>
    <w:rsid w:val="00F92833"/>
    <w:rsid w:val="00FC0540"/>
    <w:rsid w:val="00FD0447"/>
    <w:rsid w:val="00FF00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8BC706"/>
  <w15:chartTrackingRefBased/>
  <w15:docId w15:val="{73A05C68-654C-4E5A-9FD5-BCBDB79C59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C10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1005"/>
  </w:style>
  <w:style w:type="paragraph" w:styleId="Footer">
    <w:name w:val="footer"/>
    <w:basedOn w:val="Normal"/>
    <w:link w:val="FooterChar"/>
    <w:uiPriority w:val="99"/>
    <w:unhideWhenUsed/>
    <w:rsid w:val="002C10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1005"/>
  </w:style>
  <w:style w:type="table" w:styleId="TableGrid">
    <w:name w:val="Table Grid"/>
    <w:basedOn w:val="TableNormal"/>
    <w:uiPriority w:val="59"/>
    <w:rsid w:val="002C10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10EC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C1F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55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microsoft.com/office/2011/relationships/people" Target="peop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7685</TotalTime>
  <Pages>16</Pages>
  <Words>1271</Words>
  <Characters>7250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Anand Jha</dc:creator>
  <cp:keywords/>
  <dc:description/>
  <cp:lastModifiedBy>Anand Jha</cp:lastModifiedBy>
  <cp:revision>111</cp:revision>
  <cp:lastPrinted>2021-06-21T07:40:00Z</cp:lastPrinted>
  <dcterms:created xsi:type="dcterms:W3CDTF">2021-06-21T07:17:00Z</dcterms:created>
  <dcterms:modified xsi:type="dcterms:W3CDTF">2021-07-05T01:28:00Z</dcterms:modified>
</cp:coreProperties>
</file>